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sz w:val="44"/>
          <w:szCs w:val="44"/>
        </w:rPr>
      </w:pPr>
      <w:bookmarkStart w:colFirst="0" w:colLast="0" w:name="_g7chma4dx1id" w:id="0"/>
      <w:bookmarkEnd w:id="0"/>
      <w:r w:rsidDel="00000000" w:rsidR="00000000" w:rsidRPr="00000000">
        <w:rPr>
          <w:sz w:val="44"/>
          <w:szCs w:val="44"/>
          <w:rtl w:val="0"/>
        </w:rPr>
        <w:t xml:space="preserve">Choosing the Right Headshot Style for Your Website - The Guide You Need </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04">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Are you a Business Owner, Creative Freelancer or a Blogger? Then, your website is the most crucial part of your business. It is the place where all the magic happens when you get to interact with your customers. </w:t>
      </w:r>
    </w:p>
    <w:p w:rsidR="00000000" w:rsidDel="00000000" w:rsidP="00000000" w:rsidRDefault="00000000" w:rsidRPr="00000000" w14:paraId="00000005">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06">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This interaction can either make or break the first impression that your customers have about you. Hence, you should try your level best to grab their attention from the very start.</w:t>
      </w:r>
    </w:p>
    <w:p w:rsidR="00000000" w:rsidDel="00000000" w:rsidP="00000000" w:rsidRDefault="00000000" w:rsidRPr="00000000" w14:paraId="00000007">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08">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You must keep several aspects in mind when it comes to keeping your customers hooked to your website, but the most important one is Your Headshot.</w:t>
      </w:r>
    </w:p>
    <w:p w:rsidR="00000000" w:rsidDel="00000000" w:rsidP="00000000" w:rsidRDefault="00000000" w:rsidRPr="00000000" w14:paraId="00000009">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0A">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But how can you determine the best headshot style according to the type of your website? The answer lies in this blog. Read it to the end to learn about some tips that will enable you to get the </w:t>
      </w:r>
      <w:hyperlink r:id="rId7">
        <w:r w:rsidDel="00000000" w:rsidR="00000000" w:rsidRPr="00000000">
          <w:rPr>
            <w:rFonts w:ascii="Roboto" w:cs="Roboto" w:eastAsia="Roboto" w:hAnsi="Roboto"/>
            <w:color w:val="1155cc"/>
            <w:sz w:val="24"/>
            <w:szCs w:val="24"/>
            <w:u w:val="single"/>
            <w:rtl w:val="0"/>
          </w:rPr>
          <w:t xml:space="preserve">best headshot</w:t>
        </w:r>
      </w:hyperlink>
      <w:r w:rsidDel="00000000" w:rsidR="00000000" w:rsidRPr="00000000">
        <w:rPr>
          <w:rFonts w:ascii="Roboto" w:cs="Roboto" w:eastAsia="Roboto" w:hAnsi="Roboto"/>
          <w:sz w:val="24"/>
          <w:szCs w:val="24"/>
          <w:rtl w:val="0"/>
        </w:rPr>
        <w:t xml:space="preserve"> for your website.</w:t>
      </w:r>
    </w:p>
    <w:p w:rsidR="00000000" w:rsidDel="00000000" w:rsidP="00000000" w:rsidRDefault="00000000" w:rsidRPr="00000000" w14:paraId="0000000B">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0C">
      <w:pPr>
        <w:pStyle w:val="Heading1"/>
        <w:rPr>
          <w:sz w:val="38"/>
          <w:szCs w:val="38"/>
        </w:rPr>
      </w:pPr>
      <w:bookmarkStart w:colFirst="0" w:colLast="0" w:name="_hey72tbc2x0e" w:id="1"/>
      <w:bookmarkEnd w:id="1"/>
      <w:r w:rsidDel="00000000" w:rsidR="00000000" w:rsidRPr="00000000">
        <w:rPr>
          <w:sz w:val="38"/>
          <w:szCs w:val="38"/>
          <w:rtl w:val="0"/>
        </w:rPr>
        <w:t xml:space="preserve">Tailoring Your Headshots for Different Website Styles</w:t>
      </w:r>
    </w:p>
    <w:p w:rsidR="00000000" w:rsidDel="00000000" w:rsidP="00000000" w:rsidRDefault="00000000" w:rsidRPr="00000000" w14:paraId="0000000D">
      <w:pPr>
        <w:pStyle w:val="Heading2"/>
        <w:rPr/>
      </w:pPr>
      <w:bookmarkStart w:colFirst="0" w:colLast="0" w:name="_soo9b2oovmq4" w:id="2"/>
      <w:bookmarkEnd w:id="2"/>
      <w:r w:rsidDel="00000000" w:rsidR="00000000" w:rsidRPr="00000000">
        <w:rPr>
          <w:rtl w:val="0"/>
        </w:rPr>
        <w:t xml:space="preserve">Business / Corporate Websites Headshots</w:t>
      </w:r>
    </w:p>
    <w:p w:rsidR="00000000" w:rsidDel="00000000" w:rsidP="00000000" w:rsidRDefault="00000000" w:rsidRPr="00000000" w14:paraId="0000000E">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A business or corporate website is mainly for professionals or companies who want to showcase credibility and authority through their headshots. The style of such headshots is usually formal, clean, and polished. This means that your headshot should be one with a suit or a blazer and a simple and neutral background.</w:t>
      </w:r>
    </w:p>
    <w:p w:rsidR="00000000" w:rsidDel="00000000" w:rsidP="00000000" w:rsidRDefault="00000000" w:rsidRPr="00000000" w14:paraId="0000000F">
      <w:pPr>
        <w:pStyle w:val="Heading3"/>
        <w:rPr>
          <w:rFonts w:ascii="Roboto" w:cs="Roboto" w:eastAsia="Roboto" w:hAnsi="Roboto"/>
          <w:color w:val="000000"/>
          <w:sz w:val="24"/>
          <w:szCs w:val="24"/>
        </w:rPr>
      </w:pPr>
      <w:bookmarkStart w:colFirst="0" w:colLast="0" w:name="_9uxudh2si6b" w:id="3"/>
      <w:bookmarkEnd w:id="3"/>
      <w:ins w:author="Arnavi Somvanshi" w:id="0" w:date="2025-02-12T14:32:47Z">
        <w:r w:rsidDel="00000000" w:rsidR="00000000" w:rsidRPr="00000000">
          <w:rPr>
            <w:color w:val="000000"/>
            <w:rtl w:val="0"/>
            <w:rPrChange w:author="Arnavi Somvanshi" w:id="1" w:date="2025-02-12T14:32:47Z">
              <w:rPr>
                <w:rFonts w:ascii="Roboto" w:cs="Roboto" w:eastAsia="Roboto" w:hAnsi="Roboto"/>
                <w:sz w:val="24"/>
                <w:szCs w:val="24"/>
              </w:rPr>
            </w:rPrChange>
          </w:rPr>
          <w:t xml:space="preserve">Guide </w:t>
        </w:r>
        <w:del w:author="Arnavi Somvanshi" w:id="0" w:date="2025-02-12T14:32:47Z">
          <w:r w:rsidDel="00000000" w:rsidR="00000000" w:rsidRPr="00000000">
            <w:rPr>
              <w:color w:val="000000"/>
              <w:rtl w:val="0"/>
              <w:rPrChange w:author="Arnavi Somvanshi" w:id="1" w:date="2025-02-12T14:32:47Z">
                <w:rPr>
                  <w:rFonts w:ascii="Roboto" w:cs="Roboto" w:eastAsia="Roboto" w:hAnsi="Roboto"/>
                  <w:sz w:val="24"/>
                  <w:szCs w:val="24"/>
                </w:rPr>
              </w:rPrChange>
            </w:rPr>
            <w:delText xml:space="preserve"> </w:delText>
          </w:r>
        </w:del>
      </w:ins>
      <w:del w:author="Arnavi Somvanshi" w:id="0" w:date="2025-02-12T14:32:47Z">
        <w:commentRangeStart w:id="0"/>
        <w:r w:rsidDel="00000000" w:rsidR="00000000" w:rsidRPr="00000000">
          <w:rPr>
            <w:color w:val="000000"/>
            <w:rtl w:val="0"/>
          </w:rPr>
          <w:delText xml:space="preserve">Steps</w:delText>
        </w:r>
      </w:del>
      <w:r w:rsidDel="00000000" w:rsidR="00000000" w:rsidRPr="00000000">
        <w:rPr>
          <w:color w:val="000000"/>
          <w:rtl w:val="0"/>
        </w:rPr>
        <w:t xml:space="preserve"> to Create the Ideal Shot :</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10">
      <w:pPr>
        <w:pStyle w:val="Heading4"/>
        <w:rPr>
          <w:i w:val="1"/>
          <w:iCs w:val="1"/>
          <w:color w:val="000000"/>
        </w:rPr>
      </w:pPr>
      <w:bookmarkStart w:colFirst="0" w:colLast="0" w:name="_e5z9ozgj5ihj" w:id="4"/>
      <w:bookmarkEnd w:id="4"/>
      <w:commentRangeStart w:id="1"/>
      <w:hyperlink w:anchor="_e5z9ozgj5ihj">
        <w:r w:rsidDel="00000000" w:rsidR="00000000" w:rsidRPr="00000000">
          <w:rPr>
            <w:i w:val="1"/>
            <w:iCs w:val="1"/>
            <w:color w:val="000000"/>
            <w:rtl w:val="0"/>
          </w:rPr>
          <w:t xml:space="preserve">Dressing Style </w:t>
        </w:r>
      </w:hyperlink>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11">
      <w:pPr>
        <w:ind w:left="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Ensure that you opt for formal or business casual attire, which mainly depends on your industry. If you belong to a professional industry, it strictly pertains to a suit or blazer. </w:t>
      </w:r>
    </w:p>
    <w:p w:rsidR="00000000" w:rsidDel="00000000" w:rsidP="00000000" w:rsidRDefault="00000000" w:rsidRPr="00000000" w14:paraId="00000012">
      <w:pPr>
        <w:ind w:left="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13">
      <w:pPr>
        <w:ind w:left="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On the other hand, if you come from a creative background, a shirt or jacket may be enough. Solid and neutral colors would be the perfect choice if you want to create a timeless and professional look.</w:t>
      </w:r>
    </w:p>
    <w:p w:rsidR="00000000" w:rsidDel="00000000" w:rsidP="00000000" w:rsidRDefault="00000000" w:rsidRPr="00000000" w14:paraId="00000014">
      <w:pPr>
        <w:ind w:left="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15">
      <w:pPr>
        <w:pStyle w:val="Heading4"/>
        <w:rPr>
          <w:i w:val="1"/>
          <w:iCs w:val="1"/>
          <w:color w:val="000000"/>
        </w:rPr>
      </w:pPr>
      <w:bookmarkStart w:colFirst="0" w:colLast="0" w:name="_cl4bpxpej51" w:id="5"/>
      <w:bookmarkEnd w:id="5"/>
      <w:r w:rsidDel="00000000" w:rsidR="00000000" w:rsidRPr="00000000">
        <w:rPr>
          <w:i w:val="1"/>
          <w:iCs w:val="1"/>
          <w:color w:val="000000"/>
          <w:rtl w:val="0"/>
        </w:rPr>
        <w:t xml:space="preserve">Background </w:t>
      </w:r>
    </w:p>
    <w:p w:rsidR="00000000" w:rsidDel="00000000" w:rsidP="00000000" w:rsidRDefault="00000000" w:rsidRPr="00000000" w14:paraId="00000016">
      <w:pPr>
        <w:ind w:left="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background of your headshot should be simple to avoid any distractions. A busy or cluttered background might take all the attention away from you, making your headshot look unprofessional. To prevent this, use a background that conveys the industry you work for.</w:t>
      </w:r>
    </w:p>
    <w:p w:rsidR="00000000" w:rsidDel="00000000" w:rsidP="00000000" w:rsidRDefault="00000000" w:rsidRPr="00000000" w14:paraId="00000017">
      <w:pPr>
        <w:ind w:left="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18">
      <w:pPr>
        <w:pStyle w:val="Heading4"/>
        <w:rPr>
          <w:i w:val="1"/>
          <w:iCs w:val="1"/>
          <w:color w:val="000000"/>
        </w:rPr>
      </w:pPr>
      <w:bookmarkStart w:colFirst="0" w:colLast="0" w:name="_fscrvyyz6qln" w:id="6"/>
      <w:bookmarkEnd w:id="6"/>
      <w:r w:rsidDel="00000000" w:rsidR="00000000" w:rsidRPr="00000000">
        <w:rPr>
          <w:i w:val="1"/>
          <w:iCs w:val="1"/>
          <w:color w:val="000000"/>
          <w:rtl w:val="0"/>
        </w:rPr>
        <w:t xml:space="preserve">Facial Expressions </w:t>
      </w:r>
    </w:p>
    <w:p w:rsidR="00000000" w:rsidDel="00000000" w:rsidP="00000000" w:rsidRDefault="00000000" w:rsidRPr="00000000" w14:paraId="00000019">
      <w:pPr>
        <w:ind w:left="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Here comes one of the most </w:t>
      </w:r>
      <w:hyperlink r:id="rId8">
        <w:r w:rsidDel="00000000" w:rsidR="00000000" w:rsidRPr="00000000">
          <w:rPr>
            <w:rFonts w:ascii="Roboto" w:cs="Roboto" w:eastAsia="Roboto" w:hAnsi="Roboto"/>
            <w:color w:val="1155cc"/>
            <w:sz w:val="24"/>
            <w:szCs w:val="24"/>
            <w:u w:val="single"/>
            <w:rtl w:val="0"/>
          </w:rPr>
          <w:t xml:space="preserve">important parts</w:t>
        </w:r>
      </w:hyperlink>
      <w:r w:rsidDel="00000000" w:rsidR="00000000" w:rsidRPr="00000000">
        <w:rPr>
          <w:rFonts w:ascii="Roboto" w:cs="Roboto" w:eastAsia="Roboto" w:hAnsi="Roboto"/>
          <w:sz w:val="24"/>
          <w:szCs w:val="24"/>
          <w:rtl w:val="0"/>
        </w:rPr>
        <w:t xml:space="preserve"> of your headshot. Just imagine a headshot where the person is not smiling and has a serious look. Would you be inclined to even have another glance at it? </w:t>
      </w:r>
    </w:p>
    <w:p w:rsidR="00000000" w:rsidDel="00000000" w:rsidP="00000000" w:rsidRDefault="00000000" w:rsidRPr="00000000" w14:paraId="0000001A">
      <w:pPr>
        <w:ind w:left="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1B">
      <w:pPr>
        <w:ind w:left="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If you do the same, chances are that customers might be pushed away from looking at your website's content just because your headshot wasn’t approachable. For this, ensure you have a slight smile and a good posture to display friendliness and credibility. </w:t>
      </w:r>
    </w:p>
    <w:p w:rsidR="00000000" w:rsidDel="00000000" w:rsidP="00000000" w:rsidRDefault="00000000" w:rsidRPr="00000000" w14:paraId="0000001C">
      <w:pPr>
        <w:ind w:left="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1D">
      <w:pPr>
        <w:pStyle w:val="Heading4"/>
        <w:rPr>
          <w:i w:val="1"/>
          <w:iCs w:val="1"/>
          <w:color w:val="000000"/>
        </w:rPr>
      </w:pPr>
      <w:bookmarkStart w:colFirst="0" w:colLast="0" w:name="_klyf3oawxv8l" w:id="7"/>
      <w:bookmarkEnd w:id="7"/>
      <w:r w:rsidDel="00000000" w:rsidR="00000000" w:rsidRPr="00000000">
        <w:rPr>
          <w:i w:val="1"/>
          <w:iCs w:val="1"/>
          <w:color w:val="000000"/>
          <w:rtl w:val="0"/>
        </w:rPr>
        <w:t xml:space="preserve">Lighting </w:t>
      </w:r>
    </w:p>
    <w:p w:rsidR="00000000" w:rsidDel="00000000" w:rsidP="00000000" w:rsidRDefault="00000000" w:rsidRPr="00000000" w14:paraId="0000001E">
      <w:pPr>
        <w:ind w:left="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You wouldn’t want your face covered with shadows or excessive light, right? A well-lit headshot often enhances your features, making it a part that you shouldn't overlook. Hence, ensure that you are standing in a place where there is soft lighting to make the picture look bright. </w:t>
      </w:r>
    </w:p>
    <w:p w:rsidR="00000000" w:rsidDel="00000000" w:rsidP="00000000" w:rsidRDefault="00000000" w:rsidRPr="00000000" w14:paraId="0000001F">
      <w:pPr>
        <w:ind w:left="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20">
      <w:pPr>
        <w:spacing w:after="240" w:before="24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Suitable For</w:t>
      </w:r>
      <w:r w:rsidDel="00000000" w:rsidR="00000000" w:rsidRPr="00000000">
        <w:rPr>
          <w:rFonts w:ascii="Roboto" w:cs="Roboto" w:eastAsia="Roboto" w:hAnsi="Roboto"/>
          <w:sz w:val="24"/>
          <w:szCs w:val="24"/>
          <w:rtl w:val="0"/>
        </w:rPr>
        <w:t xml:space="preserve">: CEOs, consultants, corporate professionals, lawyers, real estate agents, and anyone in a more formal or corporate environment.</w:t>
      </w:r>
    </w:p>
    <w:p w:rsidR="00000000" w:rsidDel="00000000" w:rsidP="00000000" w:rsidRDefault="00000000" w:rsidRPr="00000000" w14:paraId="00000021">
      <w:pPr>
        <w:ind w:left="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22">
      <w:pPr>
        <w:ind w:left="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23">
      <w:pPr>
        <w:pStyle w:val="Heading2"/>
        <w:rPr/>
      </w:pPr>
      <w:bookmarkStart w:colFirst="0" w:colLast="0" w:name="_ox2u7l34emjp" w:id="8"/>
      <w:bookmarkEnd w:id="8"/>
      <w:r w:rsidDel="00000000" w:rsidR="00000000" w:rsidRPr="00000000">
        <w:rPr>
          <w:rtl w:val="0"/>
        </w:rPr>
        <w:t xml:space="preserve">Portfolio Website Headshots</w:t>
      </w:r>
    </w:p>
    <w:p w:rsidR="00000000" w:rsidDel="00000000" w:rsidP="00000000" w:rsidRDefault="00000000" w:rsidRPr="00000000" w14:paraId="00000024">
      <w:pPr>
        <w:ind w:left="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A Portfolio Website Headshot gives freelancers a chance to reflect on their personal brand and creative flair. Therefore, these headshots are usually more relaxed and informal than business website headshots. </w:t>
      </w:r>
    </w:p>
    <w:p w:rsidR="00000000" w:rsidDel="00000000" w:rsidP="00000000" w:rsidRDefault="00000000" w:rsidRPr="00000000" w14:paraId="00000025">
      <w:pPr>
        <w:pStyle w:val="Heading3"/>
        <w:rPr>
          <w:rFonts w:ascii="Roboto" w:cs="Roboto" w:eastAsia="Roboto" w:hAnsi="Roboto"/>
          <w:color w:val="000000"/>
          <w:sz w:val="24"/>
          <w:szCs w:val="24"/>
        </w:rPr>
      </w:pPr>
      <w:bookmarkStart w:colFirst="0" w:colLast="0" w:name="_gmu1dh3rfrc0" w:id="9"/>
      <w:bookmarkEnd w:id="9"/>
      <w:ins w:author="Gautam Ahuja" w:id="2" w:date="2025-02-12T15:31:11Z">
        <w:r w:rsidDel="00000000" w:rsidR="00000000" w:rsidRPr="00000000">
          <w:rPr>
            <w:color w:val="000000"/>
            <w:rtl w:val="0"/>
            <w:rPrChange w:author="Gautam Ahuja" w:id="3" w:date="2025-02-12T15:31:11Z">
              <w:rPr>
                <w:rFonts w:ascii="Roboto" w:cs="Roboto" w:eastAsia="Roboto" w:hAnsi="Roboto"/>
                <w:sz w:val="24"/>
                <w:szCs w:val="24"/>
              </w:rPr>
            </w:rPrChange>
          </w:rPr>
          <w:t xml:space="preserve">Guide </w:t>
        </w:r>
      </w:ins>
      <w:del w:author="Gautam Ahuja" w:id="2" w:date="2025-02-12T15:31:11Z">
        <w:r w:rsidDel="00000000" w:rsidR="00000000" w:rsidRPr="00000000">
          <w:rPr>
            <w:color w:val="000000"/>
            <w:rtl w:val="0"/>
            <w:rPrChange w:author="Gautam Ahuja" w:id="3" w:date="2025-02-12T15:31:11Z">
              <w:rPr>
                <w:color w:val="000000"/>
              </w:rPr>
            </w:rPrChange>
          </w:rPr>
          <w:delText xml:space="preserve">Steps</w:delText>
        </w:r>
      </w:del>
      <w:r w:rsidDel="00000000" w:rsidR="00000000" w:rsidRPr="00000000">
        <w:rPr>
          <w:color w:val="000000"/>
          <w:rtl w:val="0"/>
        </w:rPr>
        <w:t xml:space="preserve"> to Create the Ideal Shot:</w:t>
      </w:r>
      <w:r w:rsidDel="00000000" w:rsidR="00000000" w:rsidRPr="00000000">
        <w:rPr>
          <w:rtl w:val="0"/>
        </w:rPr>
      </w:r>
    </w:p>
    <w:p w:rsidR="00000000" w:rsidDel="00000000" w:rsidP="00000000" w:rsidRDefault="00000000" w:rsidRPr="00000000" w14:paraId="00000026">
      <w:pPr>
        <w:pStyle w:val="Heading4"/>
        <w:rPr>
          <w:i w:val="1"/>
          <w:iCs w:val="1"/>
          <w:color w:val="000000"/>
        </w:rPr>
      </w:pPr>
      <w:bookmarkStart w:colFirst="0" w:colLast="0" w:name="_if7g8ag853od" w:id="10"/>
      <w:bookmarkEnd w:id="10"/>
      <w:commentRangeStart w:id="2"/>
      <w:r w:rsidDel="00000000" w:rsidR="00000000" w:rsidRPr="00000000">
        <w:rPr>
          <w:i w:val="1"/>
          <w:iCs w:val="1"/>
          <w:color w:val="000000"/>
          <w:rtl w:val="0"/>
        </w:rPr>
        <w:t xml:space="preserve">Dressing Style</w:t>
      </w:r>
      <w:commentRangeEnd w:id="2"/>
      <w:r w:rsidDel="00000000" w:rsidR="00000000" w:rsidRPr="00000000">
        <w:commentReference w:id="2"/>
      </w:r>
      <w:r w:rsidDel="00000000" w:rsidR="00000000" w:rsidRPr="00000000">
        <w:rPr>
          <w:i w:val="1"/>
          <w:iCs w:val="1"/>
          <w:color w:val="000000"/>
          <w:rtl w:val="0"/>
        </w:rPr>
        <w:t xml:space="preserve"> </w:t>
      </w:r>
    </w:p>
    <w:p w:rsidR="00000000" w:rsidDel="00000000" w:rsidP="00000000" w:rsidRDefault="00000000" w:rsidRPr="00000000" w14:paraId="00000027">
      <w:pPr>
        <w:ind w:left="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simple rule is that your dress should reflect the work you do. If you are a graphic designer or a photographer, it would be wise to look creative and fashionable. </w:t>
      </w:r>
    </w:p>
    <w:p w:rsidR="00000000" w:rsidDel="00000000" w:rsidP="00000000" w:rsidRDefault="00000000" w:rsidRPr="00000000" w14:paraId="00000028">
      <w:pPr>
        <w:ind w:left="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29">
      <w:pPr>
        <w:ind w:left="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On the other hand, if you are an artist or a musician, casual or trendy attire may be more appropriate. </w:t>
      </w:r>
    </w:p>
    <w:p w:rsidR="00000000" w:rsidDel="00000000" w:rsidP="00000000" w:rsidRDefault="00000000" w:rsidRPr="00000000" w14:paraId="0000002A">
      <w:pPr>
        <w:pStyle w:val="Heading4"/>
        <w:rPr>
          <w:rFonts w:ascii="Roboto" w:cs="Roboto" w:eastAsia="Roboto" w:hAnsi="Roboto"/>
          <w:sz w:val="24"/>
          <w:szCs w:val="24"/>
        </w:rPr>
      </w:pPr>
      <w:bookmarkStart w:colFirst="0" w:colLast="0" w:name="_8lyb3hxka2o4" w:id="11"/>
      <w:bookmarkEnd w:id="11"/>
      <w:r w:rsidDel="00000000" w:rsidR="00000000" w:rsidRPr="00000000">
        <w:rPr>
          <w:i w:val="1"/>
          <w:iCs w:val="1"/>
          <w:color w:val="000000"/>
          <w:rtl w:val="0"/>
        </w:rPr>
        <w:t xml:space="preserve">Background </w:t>
      </w:r>
      <w:r w:rsidDel="00000000" w:rsidR="00000000" w:rsidRPr="00000000">
        <w:rPr>
          <w:rtl w:val="0"/>
        </w:rPr>
      </w:r>
    </w:p>
    <w:p w:rsidR="00000000" w:rsidDel="00000000" w:rsidP="00000000" w:rsidRDefault="00000000" w:rsidRPr="00000000" w14:paraId="0000002B">
      <w:pPr>
        <w:ind w:left="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For a portfolio website, a neutral or minimalistic background might work well, reflecting your industry. Subtle hints at your crafts, such as your studio or your writing and editing space, would add volumes to your headshot.</w:t>
      </w:r>
    </w:p>
    <w:p w:rsidR="00000000" w:rsidDel="00000000" w:rsidP="00000000" w:rsidRDefault="00000000" w:rsidRPr="00000000" w14:paraId="0000002C">
      <w:pPr>
        <w:ind w:left="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2D">
      <w:pPr>
        <w:ind w:left="0" w:firstLine="0"/>
        <w:rPr>
          <w:i w:val="1"/>
          <w:iCs w:val="1"/>
          <w:sz w:val="24"/>
          <w:szCs w:val="24"/>
        </w:rPr>
      </w:pPr>
      <w:r w:rsidDel="00000000" w:rsidR="00000000" w:rsidRPr="00000000">
        <w:rPr>
          <w:i w:val="1"/>
          <w:iCs w:val="1"/>
          <w:sz w:val="24"/>
          <w:szCs w:val="24"/>
          <w:rtl w:val="0"/>
        </w:rPr>
        <w:t xml:space="preserve">Facial Expressions</w:t>
      </w:r>
    </w:p>
    <w:p w:rsidR="00000000" w:rsidDel="00000000" w:rsidP="00000000" w:rsidRDefault="00000000" w:rsidRPr="00000000" w14:paraId="0000002E">
      <w:pPr>
        <w:ind w:left="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Belonging to a creative industry, you must be able to showcase your personality, and your expression plays a massive role in it. A slight head tilt and a natural smile might complete the look of your headshot. </w:t>
      </w:r>
    </w:p>
    <w:p w:rsidR="00000000" w:rsidDel="00000000" w:rsidP="00000000" w:rsidRDefault="00000000" w:rsidRPr="00000000" w14:paraId="0000002F">
      <w:pPr>
        <w:ind w:left="72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30">
      <w:pPr>
        <w:ind w:left="0" w:firstLine="0"/>
        <w:rPr>
          <w:i w:val="1"/>
          <w:iCs w:val="1"/>
          <w:sz w:val="24"/>
          <w:szCs w:val="24"/>
        </w:rPr>
      </w:pPr>
      <w:r w:rsidDel="00000000" w:rsidR="00000000" w:rsidRPr="00000000">
        <w:rPr>
          <w:i w:val="1"/>
          <w:iCs w:val="1"/>
          <w:sz w:val="24"/>
          <w:szCs w:val="24"/>
          <w:rtl w:val="0"/>
        </w:rPr>
        <w:t xml:space="preserve">Lighting </w:t>
      </w:r>
    </w:p>
    <w:p w:rsidR="00000000" w:rsidDel="00000000" w:rsidP="00000000" w:rsidRDefault="00000000" w:rsidRPr="00000000" w14:paraId="00000031">
      <w:pPr>
        <w:ind w:left="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Lighting is a crucial thing for portfolio headshots. Therefore, ensure that your face is well-lit and not covered with harsh shadows and overly bright spots. </w:t>
      </w:r>
    </w:p>
    <w:p w:rsidR="00000000" w:rsidDel="00000000" w:rsidP="00000000" w:rsidRDefault="00000000" w:rsidRPr="00000000" w14:paraId="00000032">
      <w:pPr>
        <w:spacing w:after="240" w:before="24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Suitable For</w:t>
      </w:r>
      <w:r w:rsidDel="00000000" w:rsidR="00000000" w:rsidRPr="00000000">
        <w:rPr>
          <w:rFonts w:ascii="Roboto" w:cs="Roboto" w:eastAsia="Roboto" w:hAnsi="Roboto"/>
          <w:sz w:val="24"/>
          <w:szCs w:val="24"/>
          <w:rtl w:val="0"/>
        </w:rPr>
        <w:t xml:space="preserve">: Artists, photographers, web designers, architects, illustrators, musicians, and anyone who needs to showcase their personality and creativity along with their work.</w:t>
      </w:r>
    </w:p>
    <w:p w:rsidR="00000000" w:rsidDel="00000000" w:rsidP="00000000" w:rsidRDefault="00000000" w:rsidRPr="00000000" w14:paraId="00000033">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34">
      <w:pPr>
        <w:pStyle w:val="Heading2"/>
        <w:rPr/>
      </w:pPr>
      <w:bookmarkStart w:colFirst="0" w:colLast="0" w:name="_sb07dwffe9v4" w:id="12"/>
      <w:bookmarkEnd w:id="12"/>
      <w:r w:rsidDel="00000000" w:rsidR="00000000" w:rsidRPr="00000000">
        <w:rPr>
          <w:rtl w:val="0"/>
        </w:rPr>
        <w:t xml:space="preserve">Personal Blog Headshots</w:t>
      </w:r>
    </w:p>
    <w:p w:rsidR="00000000" w:rsidDel="00000000" w:rsidP="00000000" w:rsidRDefault="00000000" w:rsidRPr="00000000" w14:paraId="00000035">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A blogger, who writes on various topics through their website makes use of their professional headshots to pull their audience towards their blogs. Hence, such types of headshots let the blogger’s individuality shine and help build a connection with the audience. </w:t>
      </w:r>
    </w:p>
    <w:p w:rsidR="00000000" w:rsidDel="00000000" w:rsidP="00000000" w:rsidRDefault="00000000" w:rsidRPr="00000000" w14:paraId="00000036">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37">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Depending on the focus of the blog—whether lifestyle, travel, wellness, or fashion—the style of the headshot can vary widely.</w:t>
      </w:r>
    </w:p>
    <w:p w:rsidR="00000000" w:rsidDel="00000000" w:rsidP="00000000" w:rsidRDefault="00000000" w:rsidRPr="00000000" w14:paraId="00000038">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39">
      <w:pPr>
        <w:pStyle w:val="Heading3"/>
        <w:rPr>
          <w:rFonts w:ascii="Roboto" w:cs="Roboto" w:eastAsia="Roboto" w:hAnsi="Roboto"/>
          <w:color w:val="000000"/>
          <w:sz w:val="24"/>
          <w:szCs w:val="24"/>
        </w:rPr>
      </w:pPr>
      <w:bookmarkStart w:colFirst="0" w:colLast="0" w:name="_10745yaamffd" w:id="13"/>
      <w:bookmarkEnd w:id="13"/>
      <w:r w:rsidDel="00000000" w:rsidR="00000000" w:rsidRPr="00000000">
        <w:rPr>
          <w:color w:val="000000"/>
          <w:rtl w:val="0"/>
        </w:rPr>
        <w:t xml:space="preserve">Steps to Create the Ideal Shot:</w:t>
      </w:r>
      <w:r w:rsidDel="00000000" w:rsidR="00000000" w:rsidRPr="00000000">
        <w:rPr>
          <w:rtl w:val="0"/>
        </w:rPr>
      </w:r>
    </w:p>
    <w:p w:rsidR="00000000" w:rsidDel="00000000" w:rsidP="00000000" w:rsidRDefault="00000000" w:rsidRPr="00000000" w14:paraId="0000003A">
      <w:pPr>
        <w:pStyle w:val="Heading4"/>
        <w:rPr>
          <w:rFonts w:ascii="Roboto" w:cs="Roboto" w:eastAsia="Roboto" w:hAnsi="Roboto"/>
          <w:sz w:val="24"/>
          <w:szCs w:val="24"/>
        </w:rPr>
      </w:pPr>
      <w:bookmarkStart w:colFirst="0" w:colLast="0" w:name="_nh12hyx5g3zy" w:id="14"/>
      <w:bookmarkEnd w:id="14"/>
      <w:r w:rsidDel="00000000" w:rsidR="00000000" w:rsidRPr="00000000">
        <w:rPr>
          <w:i w:val="1"/>
          <w:iCs w:val="1"/>
          <w:color w:val="000000"/>
          <w:rtl w:val="0"/>
        </w:rPr>
        <w:t xml:space="preserve">Dressing Style </w:t>
      </w:r>
      <w:r w:rsidDel="00000000" w:rsidR="00000000" w:rsidRPr="00000000">
        <w:rPr>
          <w:rtl w:val="0"/>
        </w:rPr>
      </w:r>
    </w:p>
    <w:p w:rsidR="00000000" w:rsidDel="00000000" w:rsidP="00000000" w:rsidRDefault="00000000" w:rsidRPr="00000000" w14:paraId="0000003B">
      <w:pPr>
        <w:ind w:left="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For a personal blog, your headshot can be more casual and reflective of your job. For example, a cozy sweater or any trendy outfit would be a great choice to make you look relatable and authentic. </w:t>
      </w:r>
    </w:p>
    <w:p w:rsidR="00000000" w:rsidDel="00000000" w:rsidP="00000000" w:rsidRDefault="00000000" w:rsidRPr="00000000" w14:paraId="0000003C">
      <w:pPr>
        <w:ind w:left="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3D">
      <w:pPr>
        <w:ind w:left="0" w:firstLine="0"/>
        <w:rPr>
          <w:i w:val="1"/>
          <w:iCs w:val="1"/>
          <w:sz w:val="24"/>
          <w:szCs w:val="24"/>
        </w:rPr>
      </w:pPr>
      <w:r w:rsidDel="00000000" w:rsidR="00000000" w:rsidRPr="00000000">
        <w:rPr>
          <w:i w:val="1"/>
          <w:iCs w:val="1"/>
          <w:sz w:val="24"/>
          <w:szCs w:val="24"/>
          <w:rtl w:val="0"/>
        </w:rPr>
        <w:t xml:space="preserve">Background </w:t>
      </w:r>
    </w:p>
    <w:p w:rsidR="00000000" w:rsidDel="00000000" w:rsidP="00000000" w:rsidRDefault="00000000" w:rsidRPr="00000000" w14:paraId="0000003E">
      <w:pPr>
        <w:ind w:left="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background might vary depending on the type of your blog. For example, if you write about cooking, you could use a kitchen or a restaurant as the background. </w:t>
      </w:r>
    </w:p>
    <w:p w:rsidR="00000000" w:rsidDel="00000000" w:rsidP="00000000" w:rsidRDefault="00000000" w:rsidRPr="00000000" w14:paraId="0000003F">
      <w:pPr>
        <w:ind w:left="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40">
      <w:pPr>
        <w:ind w:left="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On the other hand, if you are a travel blogger, you can enjoy scenic views of your favorite places. </w:t>
      </w:r>
    </w:p>
    <w:p w:rsidR="00000000" w:rsidDel="00000000" w:rsidP="00000000" w:rsidRDefault="00000000" w:rsidRPr="00000000" w14:paraId="00000041">
      <w:pPr>
        <w:ind w:left="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42">
      <w:pPr>
        <w:ind w:left="0" w:firstLine="0"/>
        <w:rPr>
          <w:i w:val="1"/>
          <w:iCs w:val="1"/>
          <w:sz w:val="24"/>
          <w:szCs w:val="24"/>
        </w:rPr>
      </w:pPr>
      <w:r w:rsidDel="00000000" w:rsidR="00000000" w:rsidRPr="00000000">
        <w:rPr>
          <w:i w:val="1"/>
          <w:iCs w:val="1"/>
          <w:sz w:val="24"/>
          <w:szCs w:val="24"/>
          <w:rtl w:val="0"/>
        </w:rPr>
        <w:t xml:space="preserve">Facial Expressions</w:t>
      </w:r>
    </w:p>
    <w:p w:rsidR="00000000" w:rsidDel="00000000" w:rsidP="00000000" w:rsidRDefault="00000000" w:rsidRPr="00000000" w14:paraId="00000043">
      <w:pPr>
        <w:ind w:left="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A warm and cozy smile is a must for all headshots, and you must follow it too. Your goal is to be able to connect with your audience, and for this, it is important to reflect your personality. A relaxed yet authentic posing is the key to perfect portfolio website headshots.</w:t>
      </w:r>
    </w:p>
    <w:p w:rsidR="00000000" w:rsidDel="00000000" w:rsidP="00000000" w:rsidRDefault="00000000" w:rsidRPr="00000000" w14:paraId="00000044">
      <w:pPr>
        <w:ind w:left="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45">
      <w:pPr>
        <w:ind w:left="0" w:firstLine="0"/>
        <w:rPr>
          <w:i w:val="1"/>
          <w:iCs w:val="1"/>
          <w:sz w:val="24"/>
          <w:szCs w:val="24"/>
        </w:rPr>
      </w:pPr>
      <w:r w:rsidDel="00000000" w:rsidR="00000000" w:rsidRPr="00000000">
        <w:rPr>
          <w:i w:val="1"/>
          <w:iCs w:val="1"/>
          <w:sz w:val="24"/>
          <w:szCs w:val="24"/>
          <w:rtl w:val="0"/>
        </w:rPr>
        <w:t xml:space="preserve">Lighting </w:t>
      </w:r>
    </w:p>
    <w:p w:rsidR="00000000" w:rsidDel="00000000" w:rsidP="00000000" w:rsidRDefault="00000000" w:rsidRPr="00000000" w14:paraId="00000046">
      <w:pPr>
        <w:ind w:left="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You could take your headshots outdoors where you would have access to natural lighting but also make sure that this light doesn’t hit your face harshly. </w:t>
      </w:r>
    </w:p>
    <w:p w:rsidR="00000000" w:rsidDel="00000000" w:rsidP="00000000" w:rsidRDefault="00000000" w:rsidRPr="00000000" w14:paraId="00000047">
      <w:pPr>
        <w:ind w:left="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48">
      <w:pPr>
        <w:ind w:left="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Another option that you can try is to take your headshot near a window with a diffused light. </w:t>
      </w:r>
    </w:p>
    <w:p w:rsidR="00000000" w:rsidDel="00000000" w:rsidP="00000000" w:rsidRDefault="00000000" w:rsidRPr="00000000" w14:paraId="00000049">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4A">
      <w:pPr>
        <w:spacing w:after="240" w:before="24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Best For</w:t>
      </w:r>
      <w:r w:rsidDel="00000000" w:rsidR="00000000" w:rsidRPr="00000000">
        <w:rPr>
          <w:rFonts w:ascii="Roboto" w:cs="Roboto" w:eastAsia="Roboto" w:hAnsi="Roboto"/>
          <w:sz w:val="24"/>
          <w:szCs w:val="24"/>
          <w:rtl w:val="0"/>
        </w:rPr>
        <w:t xml:space="preserve">: Lifestyle bloggers, travel bloggers, food bloggers, fashion influencers, personal development coaches, and anyone sharing personal stories or experiences.</w:t>
      </w:r>
    </w:p>
    <w:p w:rsidR="00000000" w:rsidDel="00000000" w:rsidP="00000000" w:rsidRDefault="00000000" w:rsidRPr="00000000" w14:paraId="0000004B">
      <w:pPr>
        <w:pStyle w:val="Heading1"/>
        <w:rPr>
          <w:sz w:val="38"/>
          <w:szCs w:val="38"/>
        </w:rPr>
      </w:pPr>
      <w:bookmarkStart w:colFirst="0" w:colLast="0" w:name="_5z18bqa805h7" w:id="15"/>
      <w:bookmarkEnd w:id="15"/>
      <w:commentRangeStart w:id="3"/>
      <w:hyperlink r:id="rId9">
        <w:r w:rsidDel="00000000" w:rsidR="00000000" w:rsidRPr="00000000">
          <w:rPr>
            <w:color w:val="1155cc"/>
            <w:sz w:val="38"/>
            <w:szCs w:val="38"/>
            <w:u w:val="single"/>
            <w:rtl w:val="0"/>
          </w:rPr>
          <w:t xml:space="preserve">JustHeadshots AI</w:t>
        </w:r>
      </w:hyperlink>
      <w:r w:rsidDel="00000000" w:rsidR="00000000" w:rsidRPr="00000000">
        <w:rPr>
          <w:sz w:val="38"/>
          <w:szCs w:val="38"/>
          <w:rtl w:val="0"/>
        </w:rPr>
        <w:t xml:space="preserve"> - Effortless and Professional Headshots</w:t>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04C">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Want to know about something that’s much easier than going to a studio and taking your headshots - getting it right from the comfort of your home? With JustHeadshots AI, clicking your headshot is easier than ever before. </w:t>
      </w:r>
    </w:p>
    <w:p w:rsidR="00000000" w:rsidDel="00000000" w:rsidP="00000000" w:rsidRDefault="00000000" w:rsidRPr="00000000" w14:paraId="0000004D">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4E">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All you have to do is upload some straight-face photos to the website and select the appropriate background based on the tips from this blog. Once you have taken these tips, your headshots will be ready within minutes!</w:t>
      </w:r>
    </w:p>
    <w:p w:rsidR="00000000" w:rsidDel="00000000" w:rsidP="00000000" w:rsidRDefault="00000000" w:rsidRPr="00000000" w14:paraId="0000004F">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50">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This is a great tool, especially if you don’t want to invest loads of money and time on your </w:t>
      </w:r>
      <w:hyperlink r:id="rId10">
        <w:r w:rsidDel="00000000" w:rsidR="00000000" w:rsidRPr="00000000">
          <w:rPr>
            <w:rFonts w:ascii="Roboto" w:cs="Roboto" w:eastAsia="Roboto" w:hAnsi="Roboto"/>
            <w:color w:val="1155cc"/>
            <w:sz w:val="24"/>
            <w:szCs w:val="24"/>
            <w:u w:val="single"/>
            <w:rtl w:val="0"/>
          </w:rPr>
          <w:t xml:space="preserve">website headshots</w:t>
        </w:r>
      </w:hyperlink>
      <w:r w:rsidDel="00000000" w:rsidR="00000000" w:rsidRPr="00000000">
        <w:rPr>
          <w:rFonts w:ascii="Roboto" w:cs="Roboto" w:eastAsia="Roboto" w:hAnsi="Roboto"/>
          <w:sz w:val="24"/>
          <w:szCs w:val="24"/>
          <w:rtl w:val="0"/>
        </w:rPr>
        <w:t xml:space="preserve">. Try it for yourself and see the magic happening!</w:t>
      </w:r>
    </w:p>
    <w:p w:rsidR="00000000" w:rsidDel="00000000" w:rsidP="00000000" w:rsidRDefault="00000000" w:rsidRPr="00000000" w14:paraId="00000051">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52">
      <w:pPr>
        <w:pStyle w:val="Heading1"/>
        <w:rPr>
          <w:sz w:val="38"/>
          <w:szCs w:val="38"/>
        </w:rPr>
      </w:pPr>
      <w:bookmarkStart w:colFirst="0" w:colLast="0" w:name="_jdoacqom8bbd" w:id="16"/>
      <w:bookmarkEnd w:id="16"/>
      <w:r w:rsidDel="00000000" w:rsidR="00000000" w:rsidRPr="00000000">
        <w:rPr>
          <w:sz w:val="38"/>
          <w:szCs w:val="38"/>
          <w:rtl w:val="0"/>
        </w:rPr>
        <w:t xml:space="preserve">Conclusion</w:t>
      </w:r>
    </w:p>
    <w:p w:rsidR="00000000" w:rsidDel="00000000" w:rsidP="00000000" w:rsidRDefault="00000000" w:rsidRPr="00000000" w14:paraId="00000053">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Your website’s headshot is a great tool to create the best first impression about you and your brand. The right headshot can help you build trust and credibility without compromising your business values. </w:t>
      </w:r>
    </w:p>
    <w:p w:rsidR="00000000" w:rsidDel="00000000" w:rsidP="00000000" w:rsidRDefault="00000000" w:rsidRPr="00000000" w14:paraId="00000054">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55">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tips from this blog can help you ensure that your headshot aligns with the message your brand wants to convey to your audience. This can also make it welcoming and reflect your professionalism. </w:t>
      </w:r>
    </w:p>
    <w:p w:rsidR="00000000" w:rsidDel="00000000" w:rsidP="00000000" w:rsidRDefault="00000000" w:rsidRPr="00000000" w14:paraId="00000056">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57">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Always remember that the right headshot can make a great difference. So take your time to get the perfect shot and shine bright!</w:t>
      </w:r>
    </w:p>
    <w:p w:rsidR="00000000" w:rsidDel="00000000" w:rsidP="00000000" w:rsidRDefault="00000000" w:rsidRPr="00000000" w14:paraId="00000058">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59">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5A">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5B">
      <w:pPr>
        <w:rPr>
          <w:rFonts w:ascii="Roboto" w:cs="Roboto" w:eastAsia="Roboto" w:hAnsi="Roboto"/>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Gautam Ahuja" w:id="2" w:date="2025-02-12T15:31:41Z">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convert to h3</w:t>
      </w:r>
    </w:p>
  </w:comment>
  <w:comment w:author="Arnavi Somvanshi" w:id="1" w:date="2025-02-12T14:26:04Z">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inconsistent formating</w:t>
      </w:r>
    </w:p>
  </w:comment>
  <w:comment w:author="Arnavi Somvanshi" w:id="3" w:date="2025-02-12T14:24:24Z">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never put the link in the headers</w:t>
      </w:r>
    </w:p>
  </w:comment>
  <w:comment w:author="Arnavi Somvanshi" w:id="0" w:date="2025-02-12T14:28:08Z">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These are not steps.</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0" Type="http://schemas.openxmlformats.org/officeDocument/2006/relationships/hyperlink" Target="https://justheadshots.ai/" TargetMode="External"/><Relationship Id="rId9" Type="http://schemas.openxmlformats.org/officeDocument/2006/relationships/hyperlink" Target="https://justheadshots.ai/"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justheadshots.ai/blog/how-to-get-a-perfect-professional-headshot" TargetMode="External"/><Relationship Id="rId8" Type="http://schemas.openxmlformats.org/officeDocument/2006/relationships/hyperlink" Target="https://justheadshots.ai/blog/how-to-pose-for-a-headsho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