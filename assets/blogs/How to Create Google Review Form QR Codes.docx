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8"/>
          <w:szCs w:val="38"/>
        </w:rPr>
        <w:pPrChange w:author="Arnavi Somvanshi" w:id="0" w:date="2025-02-11T00:33:12Z">
          <w:pPr>
            <w:pStyle w:val="Heading1"/>
            <w:jc w:val="center"/>
          </w:pPr>
        </w:pPrChange>
      </w:pPr>
      <w:bookmarkStart w:colFirst="0" w:colLast="0" w:name="_so0w5jbpzc0w" w:id="0"/>
      <w:bookmarkEnd w:id="0"/>
      <w:r w:rsidDel="00000000" w:rsidR="00000000" w:rsidRPr="00000000">
        <w:rPr>
          <w:sz w:val="38"/>
          <w:szCs w:val="38"/>
          <w:rtl w:val="0"/>
        </w:rPr>
        <w:t xml:space="preserve">How to Create Google Review Form QR Codes</w:t>
      </w:r>
    </w:p>
    <w:p w:rsidR="00000000" w:rsidDel="00000000" w:rsidP="00000000" w:rsidRDefault="00000000" w:rsidRPr="00000000" w14:paraId="00000002">
      <w:pPr>
        <w:rPr>
          <w:color w:val="0e101a"/>
          <w:sz w:val="24"/>
          <w:szCs w:val="24"/>
        </w:rPr>
      </w:pPr>
      <w:r w:rsidDel="00000000" w:rsidR="00000000" w:rsidRPr="00000000">
        <w:rPr>
          <w:rtl w:val="0"/>
        </w:rPr>
      </w:r>
    </w:p>
    <w:p w:rsidR="00000000" w:rsidDel="00000000" w:rsidP="00000000" w:rsidRDefault="00000000" w:rsidRPr="00000000" w14:paraId="00000003">
      <w:pPr>
        <w:rPr>
          <w:color w:val="0e101a"/>
          <w:sz w:val="24"/>
          <w:szCs w:val="24"/>
        </w:rPr>
      </w:pPr>
      <w:r w:rsidDel="00000000" w:rsidR="00000000" w:rsidRPr="00000000">
        <w:rPr>
          <w:rtl w:val="0"/>
        </w:rPr>
      </w:r>
    </w:p>
    <w:p w:rsidR="00000000" w:rsidDel="00000000" w:rsidP="00000000" w:rsidRDefault="00000000" w:rsidRPr="00000000" w14:paraId="00000004">
      <w:pPr>
        <w:rPr>
          <w:color w:val="0e101a"/>
          <w:sz w:val="24"/>
          <w:szCs w:val="24"/>
        </w:rPr>
      </w:pPr>
      <w:ins w:author="Arnavi Somvanshi" w:id="1" w:date="2025-02-10T23:29:18Z">
        <w:r w:rsidDel="00000000" w:rsidR="00000000" w:rsidRPr="00000000">
          <w:rPr>
            <w:color w:val="0e101a"/>
            <w:sz w:val="24"/>
            <w:szCs w:val="24"/>
            <w:rtl w:val="0"/>
          </w:rPr>
          <w:t xml:space="preserve">QR code for Google review forms is </w:t>
        </w:r>
      </w:ins>
      <w:r w:rsidDel="00000000" w:rsidR="00000000" w:rsidRPr="00000000">
        <w:rPr>
          <w:color w:val="0e101a"/>
          <w:sz w:val="24"/>
          <w:szCs w:val="24"/>
          <w:rtl w:val="0"/>
        </w:rPr>
        <w:t xml:space="preserve">an easy-to-use tool that enables customers to leave their reviews - a simple QR Code that </w:t>
      </w:r>
      <w:commentRangeStart w:id="0"/>
      <w:r w:rsidDel="00000000" w:rsidR="00000000" w:rsidRPr="00000000">
        <w:rPr>
          <w:color w:val="0e101a"/>
          <w:sz w:val="24"/>
          <w:szCs w:val="24"/>
          <w:rtl w:val="0"/>
        </w:rPr>
        <w:t xml:space="preserve">lea</w:t>
      </w:r>
      <w:commentRangeEnd w:id="0"/>
      <w:r w:rsidDel="00000000" w:rsidR="00000000" w:rsidRPr="00000000">
        <w:commentReference w:id="0"/>
      </w:r>
      <w:r w:rsidDel="00000000" w:rsidR="00000000" w:rsidRPr="00000000">
        <w:rPr>
          <w:color w:val="0e101a"/>
          <w:sz w:val="24"/>
          <w:szCs w:val="24"/>
          <w:rtl w:val="0"/>
        </w:rPr>
        <w:t xml:space="preserve">ds them to your Google reviews page. In this friendly guide, you’ll learn how to create a QR code for Google Reviews for your business. </w:t>
      </w:r>
    </w:p>
    <w:p w:rsidR="00000000" w:rsidDel="00000000" w:rsidP="00000000" w:rsidRDefault="00000000" w:rsidRPr="00000000" w14:paraId="00000005">
      <w:pPr>
        <w:rPr>
          <w:color w:val="0e101a"/>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color w:val="0e101a"/>
          <w:sz w:val="34"/>
          <w:szCs w:val="34"/>
        </w:rPr>
      </w:pPr>
      <w:bookmarkStart w:colFirst="0" w:colLast="0" w:name="_48v5q0a5exqa" w:id="1"/>
      <w:bookmarkEnd w:id="1"/>
      <w:r w:rsidDel="00000000" w:rsidR="00000000" w:rsidRPr="00000000">
        <w:rPr>
          <w:color w:val="0e101a"/>
          <w:sz w:val="34"/>
          <w:szCs w:val="34"/>
          <w:rtl w:val="0"/>
        </w:rPr>
        <w:t xml:space="preserve">The Need for QR Codes for Businesses</w:t>
      </w:r>
    </w:p>
    <w:p w:rsidR="00000000" w:rsidDel="00000000" w:rsidP="00000000" w:rsidRDefault="00000000" w:rsidRPr="00000000" w14:paraId="00000007">
      <w:pPr>
        <w:rPr>
          <w:color w:val="0e101a"/>
          <w:sz w:val="24"/>
          <w:szCs w:val="24"/>
        </w:rPr>
      </w:pPr>
      <w:ins w:author="Arnavi Somvanshi" w:id="2" w:date="2025-02-10T23:31:47Z">
        <w:r w:rsidDel="00000000" w:rsidR="00000000" w:rsidRPr="00000000">
          <w:rPr>
            <w:color w:val="0e101a"/>
            <w:sz w:val="24"/>
            <w:szCs w:val="24"/>
            <w:rtl w:val="0"/>
          </w:rPr>
          <w:t xml:space="preserve"> Customers usually skip leaving a review simply because it’s </w:t>
        </w:r>
        <w:r w:rsidDel="00000000" w:rsidR="00000000" w:rsidRPr="00000000">
          <w:rPr>
            <w:color w:val="0e101a"/>
            <w:sz w:val="24"/>
            <w:szCs w:val="24"/>
            <w:rtl w:val="0"/>
            <w:rPrChange w:author="Arnavi Somvanshi" w:id="3" w:date="2025-02-10T23:31:47Z">
              <w:rPr>
                <w:color w:val="0e101a"/>
                <w:sz w:val="24"/>
                <w:szCs w:val="24"/>
              </w:rPr>
            </w:rPrChange>
          </w:rPr>
          <w:t xml:space="preserve">inconvenient. The process is either complex or many times unclear to many customers. Even if a customer liked something, they would just leave to save their time. </w:t>
        </w:r>
      </w:ins>
      <w:r w:rsidDel="00000000" w:rsidR="00000000" w:rsidRPr="00000000">
        <w:rPr>
          <w:color w:val="0e101a"/>
          <w:sz w:val="24"/>
          <w:szCs w:val="24"/>
          <w:rtl w:val="0"/>
        </w:rPr>
        <w:t xml:space="preserve">Hence, you need to simplify the process for your customers, which will likely boost the reviews of your business over time. </w:t>
      </w:r>
    </w:p>
    <w:p w:rsidR="00000000" w:rsidDel="00000000" w:rsidP="00000000" w:rsidRDefault="00000000" w:rsidRPr="00000000" w14:paraId="00000008">
      <w:pPr>
        <w:rPr>
          <w:color w:val="0e101a"/>
          <w:sz w:val="24"/>
          <w:szCs w:val="24"/>
        </w:rPr>
      </w:pPr>
      <w:r w:rsidDel="00000000" w:rsidR="00000000" w:rsidRPr="00000000">
        <w:rPr>
          <w:rtl w:val="0"/>
        </w:rPr>
      </w:r>
    </w:p>
    <w:p w:rsidR="00000000" w:rsidDel="00000000" w:rsidP="00000000" w:rsidRDefault="00000000" w:rsidRPr="00000000" w14:paraId="00000009">
      <w:pPr>
        <w:rPr>
          <w:color w:val="0e101a"/>
          <w:sz w:val="24"/>
          <w:szCs w:val="24"/>
        </w:rPr>
      </w:pPr>
      <w:commentRangeStart w:id="1"/>
      <w:hyperlink r:id="rId7">
        <w:r w:rsidDel="00000000" w:rsidR="00000000" w:rsidRPr="00000000">
          <w:rPr>
            <w:i w:val="1"/>
            <w:iCs w:val="1"/>
            <w:color w:val="1155cc"/>
            <w:sz w:val="24"/>
            <w:szCs w:val="24"/>
            <w:u w:val="single"/>
            <w:rtl w:val="0"/>
          </w:rPr>
          <w:t xml:space="preserve">A study reports that, on average, 8 QR Codes are generated per minute,</w:t>
        </w:r>
      </w:hyperlink>
      <w:hyperlink r:id="rId8">
        <w:r w:rsidDel="00000000" w:rsidR="00000000" w:rsidRPr="00000000">
          <w:rPr>
            <w:color w:val="1155cc"/>
            <w:sz w:val="24"/>
            <w:szCs w:val="24"/>
            <w:u w:val="single"/>
            <w:rtl w:val="0"/>
          </w:rPr>
          <w:t xml:space="preserve"> proving an inexpensive marketing tool for businesses.</w:t>
        </w:r>
      </w:hyperlink>
      <w:commentRangeEnd w:id="1"/>
      <w:r w:rsidDel="00000000" w:rsidR="00000000" w:rsidRPr="00000000">
        <w:commentReference w:id="1"/>
      </w:r>
      <w:hyperlink r:id="rId9">
        <w:r w:rsidDel="00000000" w:rsidR="00000000" w:rsidRPr="00000000">
          <w:rPr>
            <w:color w:val="1155cc"/>
            <w:sz w:val="24"/>
            <w:szCs w:val="24"/>
            <w:u w:val="single"/>
            <w:rtl w:val="0"/>
          </w:rPr>
          <w:t xml:space="preserve"> </w:t>
        </w:r>
      </w:hyperlink>
      <w:r w:rsidDel="00000000" w:rsidR="00000000" w:rsidRPr="00000000">
        <w:rPr>
          <w:color w:val="0e101a"/>
          <w:sz w:val="24"/>
          <w:szCs w:val="24"/>
          <w:rtl w:val="0"/>
        </w:rPr>
        <w:t xml:space="preserve">Businesses can customize them per their logo, colors, and brand identity and place them to grab customers’ attention. </w:t>
      </w:r>
    </w:p>
    <w:p w:rsidR="00000000" w:rsidDel="00000000" w:rsidP="00000000" w:rsidRDefault="00000000" w:rsidRPr="00000000" w14:paraId="0000000A">
      <w:pPr>
        <w:rPr>
          <w:color w:val="0e101a"/>
          <w:sz w:val="24"/>
          <w:szCs w:val="24"/>
        </w:rPr>
      </w:pPr>
      <w:r w:rsidDel="00000000" w:rsidR="00000000" w:rsidRPr="00000000">
        <w:rPr>
          <w:rtl w:val="0"/>
        </w:rPr>
      </w:r>
    </w:p>
    <w:p w:rsidR="00000000" w:rsidDel="00000000" w:rsidP="00000000" w:rsidRDefault="00000000" w:rsidRPr="00000000" w14:paraId="0000000B">
      <w:pPr>
        <w:rPr>
          <w:color w:val="0e101a"/>
          <w:sz w:val="24"/>
          <w:szCs w:val="24"/>
        </w:rPr>
      </w:pPr>
      <w:r w:rsidDel="00000000" w:rsidR="00000000" w:rsidRPr="00000000">
        <w:rPr>
          <w:color w:val="0e101a"/>
          <w:sz w:val="24"/>
          <w:szCs w:val="24"/>
          <w:rtl w:val="0"/>
        </w:rPr>
        <w:t xml:space="preserve">QR Codes are easy to track and can show how many people scanned your codes. This data will give you trends and insights to help you manage your business strategies accordingly. </w:t>
      </w:r>
    </w:p>
    <w:p w:rsidR="00000000" w:rsidDel="00000000" w:rsidP="00000000" w:rsidRDefault="00000000" w:rsidRPr="00000000" w14:paraId="0000000C">
      <w:pPr>
        <w:rPr>
          <w:color w:val="0e101a"/>
          <w:sz w:val="24"/>
          <w:szCs w:val="24"/>
        </w:rPr>
      </w:pPr>
      <w:r w:rsidDel="00000000" w:rsidR="00000000" w:rsidRPr="00000000">
        <w:rPr>
          <w:rtl w:val="0"/>
        </w:rPr>
      </w:r>
    </w:p>
    <w:p w:rsidR="00000000" w:rsidDel="00000000" w:rsidP="00000000" w:rsidRDefault="00000000" w:rsidRPr="00000000" w14:paraId="0000000D">
      <w:pPr>
        <w:rPr>
          <w:color w:val="0e101a"/>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rPr>
          <w:color w:val="0e101a"/>
          <w:sz w:val="34"/>
          <w:szCs w:val="34"/>
        </w:rPr>
      </w:pPr>
      <w:bookmarkStart w:colFirst="0" w:colLast="0" w:name="_sx9otlrpd6r" w:id="2"/>
      <w:bookmarkEnd w:id="2"/>
      <w:r w:rsidDel="00000000" w:rsidR="00000000" w:rsidRPr="00000000">
        <w:rPr>
          <w:color w:val="0e101a"/>
          <w:sz w:val="34"/>
          <w:szCs w:val="34"/>
          <w:rtl w:val="0"/>
        </w:rPr>
        <w:t xml:space="preserve">3 Easy Steps to Create QR Codes for Google Review Forms</w:t>
      </w:r>
    </w:p>
    <w:p w:rsidR="00000000" w:rsidDel="00000000" w:rsidP="00000000" w:rsidRDefault="00000000" w:rsidRPr="00000000" w14:paraId="0000000F">
      <w:pPr>
        <w:pStyle w:val="Heading3"/>
        <w:rPr/>
      </w:pPr>
      <w:bookmarkStart w:colFirst="0" w:colLast="0" w:name="_qrygxzq0umut" w:id="3"/>
      <w:bookmarkEnd w:id="3"/>
      <w:r w:rsidDel="00000000" w:rsidR="00000000" w:rsidRPr="00000000">
        <w:rPr>
          <w:rtl w:val="0"/>
        </w:rPr>
        <w:t xml:space="preserve">Step 1: Get Your Google Review Link through your Business Profile</w:t>
      </w:r>
    </w:p>
    <w:p w:rsidR="00000000" w:rsidDel="00000000" w:rsidP="00000000" w:rsidRDefault="00000000" w:rsidRPr="00000000" w14:paraId="00000010">
      <w:pPr>
        <w:rPr>
          <w:color w:val="0e101a"/>
          <w:sz w:val="24"/>
          <w:szCs w:val="24"/>
        </w:rPr>
      </w:pPr>
      <w:r w:rsidDel="00000000" w:rsidR="00000000" w:rsidRPr="00000000">
        <w:rPr>
          <w:color w:val="0e101a"/>
          <w:sz w:val="24"/>
          <w:szCs w:val="24"/>
          <w:rtl w:val="0"/>
        </w:rPr>
        <w:t xml:space="preserve">Sign in to your Gmail account and go to Business Profile. Click on your verified business listing on your business dashboard. Scroll down and find a ‘Write a Review’ Button. That’s where you’ll see a box with a link to your review form. Then right-click on the link and select ‘Copy Link Address.’ </w:t>
      </w:r>
    </w:p>
    <w:p w:rsidR="00000000" w:rsidDel="00000000" w:rsidP="00000000" w:rsidRDefault="00000000" w:rsidRPr="00000000" w14:paraId="00000011">
      <w:pPr>
        <w:rPr>
          <w:color w:val="0e101a"/>
          <w:sz w:val="24"/>
          <w:szCs w:val="24"/>
        </w:rPr>
      </w:pPr>
      <w:r w:rsidDel="00000000" w:rsidR="00000000" w:rsidRPr="00000000">
        <w:rPr>
          <w:rtl w:val="0"/>
        </w:rPr>
      </w:r>
    </w:p>
    <w:p w:rsidR="00000000" w:rsidDel="00000000" w:rsidP="00000000" w:rsidRDefault="00000000" w:rsidRPr="00000000" w14:paraId="00000012">
      <w:pPr>
        <w:pStyle w:val="Heading3"/>
        <w:rPr/>
      </w:pPr>
      <w:bookmarkStart w:colFirst="0" w:colLast="0" w:name="_nzr7ihvylzz" w:id="4"/>
      <w:bookmarkEnd w:id="4"/>
      <w:r w:rsidDel="00000000" w:rsidR="00000000" w:rsidRPr="00000000">
        <w:rPr>
          <w:rtl w:val="0"/>
        </w:rPr>
        <w:t xml:space="preserve">Step 2: Create Your QR Code</w:t>
      </w:r>
    </w:p>
    <w:p w:rsidR="00000000" w:rsidDel="00000000" w:rsidP="00000000" w:rsidRDefault="00000000" w:rsidRPr="00000000" w14:paraId="00000013">
      <w:pPr>
        <w:rPr>
          <w:color w:val="0e101a"/>
          <w:sz w:val="24"/>
          <w:szCs w:val="24"/>
        </w:rPr>
      </w:pPr>
      <w:r w:rsidDel="00000000" w:rsidR="00000000" w:rsidRPr="00000000">
        <w:rPr>
          <w:color w:val="0e101a"/>
          <w:sz w:val="24"/>
          <w:szCs w:val="24"/>
          <w:rtl w:val="0"/>
        </w:rPr>
        <w:t xml:space="preserve">For this step, you can take the help of an easy-to-use QR Code generator - QR Code Developer. This platform allows you to choose from various dynamic QR codes tailored to every business need. </w:t>
      </w:r>
    </w:p>
    <w:p w:rsidR="00000000" w:rsidDel="00000000" w:rsidP="00000000" w:rsidRDefault="00000000" w:rsidRPr="00000000" w14:paraId="00000014">
      <w:pPr>
        <w:rPr>
          <w:color w:val="0e101a"/>
          <w:sz w:val="24"/>
          <w:szCs w:val="24"/>
        </w:rPr>
      </w:pPr>
      <w:r w:rsidDel="00000000" w:rsidR="00000000" w:rsidRPr="00000000">
        <w:rPr>
          <w:rtl w:val="0"/>
        </w:rPr>
      </w:r>
    </w:p>
    <w:p w:rsidR="00000000" w:rsidDel="00000000" w:rsidP="00000000" w:rsidRDefault="00000000" w:rsidRPr="00000000" w14:paraId="00000015">
      <w:pPr>
        <w:rPr>
          <w:color w:val="0e101a"/>
          <w:sz w:val="24"/>
          <w:szCs w:val="24"/>
        </w:rPr>
      </w:pPr>
      <w:r w:rsidDel="00000000" w:rsidR="00000000" w:rsidRPr="00000000">
        <w:rPr>
          <w:color w:val="0e101a"/>
          <w:sz w:val="24"/>
          <w:szCs w:val="24"/>
          <w:rtl w:val="0"/>
        </w:rPr>
        <w:t xml:space="preserve">How do you generate QR codes using QR Code Developer?</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color w:val="0e101a"/>
          <w:sz w:val="24"/>
          <w:szCs w:val="24"/>
          <w:rtl w:val="0"/>
        </w:rPr>
        <w:t xml:space="preserve">Open the QR Code Generator</w:t>
      </w:r>
      <w:commentRangeStart w:id="2"/>
      <w:r w:rsidDel="00000000" w:rsidR="00000000" w:rsidRPr="00000000">
        <w:rPr>
          <w:color w:val="0e101a"/>
          <w:sz w:val="24"/>
          <w:szCs w:val="24"/>
          <w:rtl w:val="0"/>
        </w:rPr>
        <w:t xml:space="preserve"> through this link.</w:t>
      </w:r>
      <w:commentRangeEnd w:id="2"/>
      <w:r w:rsidDel="00000000" w:rsidR="00000000" w:rsidRPr="00000000">
        <w:commentReference w:id="2"/>
      </w:r>
      <w:r w:rsidDel="00000000" w:rsidR="00000000" w:rsidRPr="00000000">
        <w:rPr>
          <w:color w:val="0e101a"/>
          <w:sz w:val="24"/>
          <w:szCs w:val="24"/>
          <w:rtl w:val="0"/>
        </w:rPr>
        <w:t xml:space="preserve"> </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color w:val="0e101a"/>
          <w:sz w:val="24"/>
          <w:szCs w:val="24"/>
          <w:rtl w:val="0"/>
        </w:rPr>
        <w:t xml:space="preserve">Paste your Google Review Form Link in the URL Input Field on the generator’s main page. </w:t>
      </w:r>
    </w:p>
    <w:p w:rsidR="00000000" w:rsidDel="00000000" w:rsidP="00000000" w:rsidRDefault="00000000" w:rsidRPr="00000000" w14:paraId="00000018">
      <w:pPr>
        <w:numPr>
          <w:ilvl w:val="0"/>
          <w:numId w:val="1"/>
        </w:numPr>
        <w:ind w:left="720" w:hanging="360"/>
        <w:rPr>
          <w:sz w:val="24"/>
          <w:szCs w:val="24"/>
        </w:rPr>
      </w:pPr>
      <w:commentRangeStart w:id="3"/>
      <w:r w:rsidDel="00000000" w:rsidR="00000000" w:rsidRPr="00000000">
        <w:rPr>
          <w:color w:val="0e101a"/>
          <w:sz w:val="24"/>
          <w:szCs w:val="24"/>
          <w:rtl w:val="0"/>
        </w:rPr>
        <w:t xml:space="preserve">Then, explore the customization options and personalize your QR Code by changing the color scheme, adding your business logo, or changing the design of the Code to meet your brand needs.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color w:val="0e101a"/>
          <w:sz w:val="24"/>
          <w:szCs w:val="24"/>
          <w:rtl w:val="0"/>
        </w:rPr>
        <w:t xml:space="preserve">Once you personalize your QR Code, click the ‘Generate’ button. </w:t>
      </w:r>
    </w:p>
    <w:p w:rsidR="00000000" w:rsidDel="00000000" w:rsidP="00000000" w:rsidRDefault="00000000" w:rsidRPr="00000000" w14:paraId="0000001A">
      <w:pPr>
        <w:numPr>
          <w:ilvl w:val="0"/>
          <w:numId w:val="1"/>
        </w:numPr>
        <w:ind w:left="720" w:hanging="360"/>
        <w:rPr>
          <w:sz w:val="24"/>
          <w:szCs w:val="24"/>
        </w:rPr>
      </w:pPr>
      <w:commentRangeStart w:id="4"/>
      <w:r w:rsidDel="00000000" w:rsidR="00000000" w:rsidRPr="00000000">
        <w:rPr>
          <w:color w:val="0e101a"/>
          <w:sz w:val="24"/>
          <w:szCs w:val="24"/>
          <w:rtl w:val="0"/>
        </w:rPr>
        <w:t xml:space="preserve">Download the image file to your computer once the QR Code is generated.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B">
      <w:pPr>
        <w:ind w:left="720" w:firstLine="0"/>
        <w:rPr>
          <w:color w:val="0e101a"/>
          <w:sz w:val="24"/>
          <w:szCs w:val="24"/>
        </w:rPr>
      </w:pPr>
      <w:r w:rsidDel="00000000" w:rsidR="00000000" w:rsidRPr="00000000">
        <w:rPr>
          <w:rtl w:val="0"/>
        </w:rPr>
      </w:r>
    </w:p>
    <w:p w:rsidR="00000000" w:rsidDel="00000000" w:rsidP="00000000" w:rsidRDefault="00000000" w:rsidRPr="00000000" w14:paraId="0000001C">
      <w:pPr>
        <w:pStyle w:val="Heading3"/>
        <w:rPr/>
      </w:pPr>
      <w:bookmarkStart w:colFirst="0" w:colLast="0" w:name="_ui6yr276lpug" w:id="5"/>
      <w:bookmarkEnd w:id="5"/>
      <w:r w:rsidDel="00000000" w:rsidR="00000000" w:rsidRPr="00000000">
        <w:rPr>
          <w:rtl w:val="0"/>
        </w:rPr>
        <w:t xml:space="preserve">Step 3: Test Your QR Code</w:t>
      </w:r>
    </w:p>
    <w:p w:rsidR="00000000" w:rsidDel="00000000" w:rsidP="00000000" w:rsidRDefault="00000000" w:rsidRPr="00000000" w14:paraId="0000001D">
      <w:pPr>
        <w:rPr>
          <w:ins w:author="Arnavi Somvanshi" w:id="4" w:date="2025-02-10T23:36:56Z"/>
          <w:color w:val="0e101a"/>
          <w:sz w:val="24"/>
          <w:szCs w:val="24"/>
        </w:rPr>
      </w:pPr>
      <w:r w:rsidDel="00000000" w:rsidR="00000000" w:rsidRPr="00000000">
        <w:rPr>
          <w:color w:val="0e101a"/>
          <w:sz w:val="24"/>
          <w:szCs w:val="24"/>
          <w:rtl w:val="0"/>
        </w:rPr>
        <w:t xml:space="preserve">Before you open your QR Code to the public, check it yourself. Test the Code through the Camera App on your smartphone. Tap on the notification or link that opens once you point the camera towards the Code. Now check if your web browser takes you to your Google Review Form. </w:t>
      </w:r>
      <w:ins w:author="Arnavi Somvanshi" w:id="4" w:date="2025-02-10T23:36:56Z">
        <w:r w:rsidDel="00000000" w:rsidR="00000000" w:rsidRPr="00000000">
          <w:rPr>
            <w:rtl w:val="0"/>
          </w:rPr>
        </w:r>
      </w:ins>
    </w:p>
    <w:p w:rsidR="00000000" w:rsidDel="00000000" w:rsidP="00000000" w:rsidRDefault="00000000" w:rsidRPr="00000000" w14:paraId="0000001E">
      <w:pPr>
        <w:rPr>
          <w:ins w:author="Arnavi Somvanshi" w:id="4" w:date="2025-02-10T23:36:56Z"/>
          <w:color w:val="0e101a"/>
          <w:sz w:val="24"/>
          <w:szCs w:val="24"/>
        </w:rPr>
      </w:pPr>
      <w:ins w:author="Arnavi Somvanshi" w:id="4" w:date="2025-02-10T23:36:56Z">
        <w:r w:rsidDel="00000000" w:rsidR="00000000" w:rsidRPr="00000000">
          <w:rPr>
            <w:rtl w:val="0"/>
          </w:rPr>
        </w:r>
      </w:ins>
    </w:p>
    <w:p w:rsidR="00000000" w:rsidDel="00000000" w:rsidP="00000000" w:rsidRDefault="00000000" w:rsidRPr="00000000" w14:paraId="0000001F">
      <w:pPr>
        <w:pStyle w:val="Heading2"/>
        <w:rPr>
          <w:rPrChange w:author="Arnavi Somvanshi" w:id="5" w:date="2025-02-11T00:19:52Z">
            <w:rPr>
              <w:color w:val="0e101a"/>
              <w:sz w:val="24"/>
              <w:szCs w:val="24"/>
            </w:rPr>
          </w:rPrChange>
        </w:rPr>
        <w:pPrChange w:author="Arnavi Somvanshi" w:id="0" w:date="2025-02-11T00:19:52Z">
          <w:pPr/>
        </w:pPrChange>
      </w:pPr>
      <w:r w:rsidDel="00000000" w:rsidR="00000000" w:rsidRPr="00000000">
        <w:rPr>
          <w:rtl w:val="0"/>
        </w:rPr>
      </w:r>
    </w:p>
    <w:p w:rsidR="00000000" w:rsidDel="00000000" w:rsidP="00000000" w:rsidRDefault="00000000" w:rsidRPr="00000000" w14:paraId="00000020">
      <w:pPr>
        <w:pStyle w:val="Heading2"/>
        <w:rPr>
          <w:ins w:author="Arnavi Somvanshi" w:id="6" w:date="2025-02-11T00:16:03Z"/>
          <w:rPrChange w:author="Arnavi Somvanshi" w:id="5" w:date="2025-02-11T00:19:52Z">
            <w:rPr>
              <w:color w:val="0e101a"/>
              <w:sz w:val="24"/>
              <w:szCs w:val="24"/>
            </w:rPr>
          </w:rPrChange>
        </w:rPr>
      </w:pPr>
      <w:ins w:author="Arnavi Somvanshi" w:id="6" w:date="2025-02-11T00:16:03Z">
        <w:bookmarkStart w:colFirst="0" w:colLast="0" w:name="_efzmnoioqcl9" w:id="6"/>
        <w:bookmarkEnd w:id="6"/>
        <w:r w:rsidDel="00000000" w:rsidR="00000000" w:rsidRPr="00000000">
          <w:rPr>
            <w:rtl w:val="0"/>
            <w:rPrChange w:author="Arnavi Somvanshi" w:id="5" w:date="2025-02-11T00:19:52Z">
              <w:rPr>
                <w:color w:val="0e101a"/>
                <w:sz w:val="24"/>
                <w:szCs w:val="24"/>
              </w:rPr>
            </w:rPrChange>
          </w:rPr>
          <w:t xml:space="preserve">Which QR code to choose</w:t>
        </w:r>
      </w:ins>
    </w:p>
    <w:p w:rsidR="00000000" w:rsidDel="00000000" w:rsidP="00000000" w:rsidRDefault="00000000" w:rsidRPr="00000000" w14:paraId="00000021">
      <w:pPr>
        <w:rPr>
          <w:ins w:author="Arnavi Somvanshi" w:id="6" w:date="2025-02-11T00:16:03Z"/>
          <w:color w:val="0e101a"/>
          <w:sz w:val="24"/>
          <w:szCs w:val="24"/>
        </w:rPr>
      </w:pPr>
      <w:ins w:author="Arnavi Somvanshi" w:id="6" w:date="2025-02-11T00:16:03Z">
        <w:r w:rsidDel="00000000" w:rsidR="00000000" w:rsidRPr="00000000">
          <w:rPr>
            <w:rtl w:val="0"/>
          </w:rPr>
        </w:r>
      </w:ins>
    </w:p>
    <w:p w:rsidR="00000000" w:rsidDel="00000000" w:rsidP="00000000" w:rsidRDefault="00000000" w:rsidRPr="00000000" w14:paraId="00000022">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Selecting the correct QR code type is crucial for Google review forms as it directly affects your review collection success. It also impacts your ability to manage customer feedback effectively.</w:t>
        </w:r>
      </w:ins>
    </w:p>
    <w:p w:rsidR="00000000" w:rsidDel="00000000" w:rsidP="00000000" w:rsidRDefault="00000000" w:rsidRPr="00000000" w14:paraId="00000023">
      <w:pPr>
        <w:spacing w:after="240" w:before="240" w:lineRule="auto"/>
        <w:rPr>
          <w:ins w:author="Arnavi Somvanshi" w:id="6" w:date="2025-02-11T00:16:03Z"/>
          <w:color w:val="0e101a"/>
          <w:sz w:val="24"/>
          <w:szCs w:val="24"/>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Let's explore the differences between static and dynamic QR codes to help you make an informed choice for your business:</w:t>
        </w:r>
        <w:r w:rsidDel="00000000" w:rsidR="00000000" w:rsidRPr="00000000">
          <w:rPr>
            <w:rtl w:val="0"/>
          </w:rPr>
        </w:r>
      </w:ins>
    </w:p>
    <w:tbl>
      <w:tblPr>
        <w:tblStyle w:val="Table1"/>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4445"/>
        <w:tblGridChange w:id="0">
          <w:tblGrid>
            <w:gridCol w:w="4010"/>
            <w:gridCol w:w="4445"/>
          </w:tblGrid>
        </w:tblGridChange>
      </w:tblGrid>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b w:val="1"/>
                  <w:bCs w:val="1"/>
                  <w:color w:val="0e101a"/>
                  <w:sz w:val="24"/>
                  <w:szCs w:val="24"/>
                  <w:rtl w:val="0"/>
                  <w:rPrChange w:author="Arnavi Somvanshi" w:id="7" w:date="2025-02-11T00:16:03Z">
                    <w:rPr>
                      <w:color w:val="0e101a"/>
                      <w:sz w:val="24"/>
                      <w:szCs w:val="24"/>
                    </w:rPr>
                  </w:rPrChange>
                </w:rPr>
                <w:t xml:space="preserve">Static QR Codes</w:t>
              </w:r>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b w:val="1"/>
                  <w:bCs w:val="1"/>
                  <w:color w:val="0e101a"/>
                  <w:sz w:val="24"/>
                  <w:szCs w:val="24"/>
                  <w:rtl w:val="0"/>
                  <w:rPrChange w:author="Arnavi Somvanshi" w:id="7" w:date="2025-02-11T00:16:03Z">
                    <w:rPr>
                      <w:color w:val="0e101a"/>
                      <w:sz w:val="24"/>
                      <w:szCs w:val="24"/>
                    </w:rPr>
                  </w:rPrChange>
                </w:rPr>
                <w:t xml:space="preserve">Dynamic QR Codes</w:t>
              </w:r>
              <w:r w:rsidDel="00000000" w:rsidR="00000000" w:rsidRPr="00000000">
                <w:rPr>
                  <w:rtl w:val="0"/>
                </w:rPr>
              </w:r>
            </w:ins>
          </w:p>
        </w:tc>
      </w:tr>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It can’t be modified once</w:t>
              </w:r>
            </w:ins>
          </w:p>
          <w:p w:rsidR="00000000" w:rsidDel="00000000" w:rsidP="00000000" w:rsidRDefault="00000000" w:rsidRPr="00000000" w14:paraId="00000027">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 generated</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Can update content without new QR code</w:t>
              </w:r>
            </w:ins>
          </w:p>
        </w:tc>
      </w:tr>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No tracking capabilities</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Tracks scans and user engagement data.</w:t>
              </w:r>
            </w:ins>
          </w:p>
        </w:tc>
      </w:tr>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No analytics data </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Collects vital insights</w:t>
              </w:r>
            </w:ins>
          </w:p>
        </w:tc>
      </w:tr>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Works without internet after generation</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It needs an internet connection to  be redirected</w:t>
              </w:r>
            </w:ins>
          </w:p>
        </w:tc>
      </w:tr>
      <w:tr>
        <w:trPr>
          <w:cantSplit w:val="0"/>
          <w:trHeight w:val="515" w:hRule="atLeast"/>
          <w:tblHeader w:val="0"/>
          <w:ins w:author="Arnavi Somvanshi" w:id="6" w:date="2025-02-11T00:16:0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Basic customization options</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Advanced design and branding options</w:t>
              </w:r>
            </w:ins>
          </w:p>
          <w:p w:rsidR="00000000" w:rsidDel="00000000" w:rsidP="00000000" w:rsidRDefault="00000000" w:rsidRPr="00000000" w14:paraId="00000031">
            <w:pPr>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rtl w:val="0"/>
                </w:rPr>
              </w:r>
            </w:ins>
          </w:p>
        </w:tc>
      </w:tr>
    </w:tbl>
    <w:p w:rsidR="00000000" w:rsidDel="00000000" w:rsidP="00000000" w:rsidRDefault="00000000" w:rsidRPr="00000000" w14:paraId="00000032">
      <w:pPr>
        <w:spacing w:after="240" w:before="240" w:lineRule="auto"/>
        <w:rPr>
          <w:ins w:author="Arnavi Somvanshi" w:id="6" w:date="2025-02-11T00:16:03Z"/>
          <w:color w:val="0e101a"/>
          <w:sz w:val="24"/>
          <w:szCs w:val="24"/>
          <w:rPrChange w:author="Arnavi Somvanshi" w:id="7" w:date="2025-02-11T00:16:03Z">
            <w:rPr>
              <w:color w:val="0e101a"/>
              <w:sz w:val="24"/>
              <w:szCs w:val="24"/>
            </w:rPr>
          </w:rPrChange>
        </w:rPr>
      </w:pPr>
      <w:ins w:author="Arnavi Somvanshi" w:id="6" w:date="2025-02-11T00:16:03Z">
        <w:r w:rsidDel="00000000" w:rsidR="00000000" w:rsidRPr="00000000">
          <w:rPr>
            <w:color w:val="0e101a"/>
            <w:sz w:val="24"/>
            <w:szCs w:val="24"/>
            <w:rtl w:val="0"/>
            <w:rPrChange w:author="Arnavi Somvanshi" w:id="7" w:date="2025-02-11T00:16:03Z">
              <w:rPr>
                <w:color w:val="0e101a"/>
                <w:sz w:val="24"/>
                <w:szCs w:val="24"/>
              </w:rPr>
            </w:rPrChange>
          </w:rPr>
          <w:t xml:space="preserve">Dynamic QR codes are recommended for Google review forms, which offer tracking abilities. Along with that, they also provide content flexibility that can help optimize your review collection strategy. Their ability to be updated without replacing an existing QR code makes them a wise long-term investment for businesses focused on building their online presence, unlike static QR codes, as once generated, Static QR codes can’t be changed or edited.</w:t>
        </w:r>
      </w:ins>
    </w:p>
    <w:p w:rsidR="00000000" w:rsidDel="00000000" w:rsidP="00000000" w:rsidRDefault="00000000" w:rsidRPr="00000000" w14:paraId="00000033">
      <w:pPr>
        <w:rPr>
          <w:color w:val="0e101a"/>
          <w:sz w:val="24"/>
          <w:szCs w:val="24"/>
        </w:rPr>
      </w:pPr>
      <w:r w:rsidDel="00000000" w:rsidR="00000000" w:rsidRPr="00000000">
        <w:rPr>
          <w:rtl w:val="0"/>
        </w:rPr>
      </w:r>
    </w:p>
    <w:p w:rsidR="00000000" w:rsidDel="00000000" w:rsidP="00000000" w:rsidRDefault="00000000" w:rsidRPr="00000000" w14:paraId="00000034">
      <w:pPr>
        <w:pStyle w:val="Heading2"/>
        <w:rPr>
          <w:ins w:author="Arnavi Somvanshi" w:id="8" w:date="2025-02-10T23:37:16Z"/>
          <w:rPrChange w:author="Arnavi Somvanshi" w:id="9" w:date="2025-02-10T23:37:16Z">
            <w:rPr>
              <w:color w:val="0e101a"/>
              <w:sz w:val="24"/>
              <w:szCs w:val="24"/>
            </w:rPr>
          </w:rPrChange>
        </w:rPr>
      </w:pPr>
      <w:ins w:author="Arnavi Somvanshi" w:id="8" w:date="2025-02-10T23:37:16Z">
        <w:bookmarkStart w:colFirst="0" w:colLast="0" w:name="_bc3cxzhhypyb" w:id="7"/>
        <w:bookmarkEnd w:id="7"/>
        <w:r w:rsidDel="00000000" w:rsidR="00000000" w:rsidRPr="00000000">
          <w:rPr>
            <w:rtl w:val="0"/>
            <w:rPrChange w:author="Arnavi Somvanshi" w:id="9" w:date="2025-02-10T23:37:16Z">
              <w:rPr>
                <w:color w:val="0e101a"/>
                <w:sz w:val="24"/>
                <w:szCs w:val="24"/>
              </w:rPr>
            </w:rPrChange>
          </w:rPr>
          <w:t xml:space="preserve">Best Practices </w:t>
        </w:r>
      </w:ins>
    </w:p>
    <w:p w:rsidR="00000000" w:rsidDel="00000000" w:rsidP="00000000" w:rsidRDefault="00000000" w:rsidRPr="00000000" w14:paraId="00000035">
      <w:pPr>
        <w:pStyle w:val="Heading3"/>
        <w:rPr>
          <w:ins w:author="Arnavi Somvanshi" w:id="8" w:date="2025-02-10T23:37:16Z"/>
          <w:rPrChange w:author="Arnavi Somvanshi" w:id="9" w:date="2025-02-10T23:37:16Z">
            <w:rPr>
              <w:color w:val="0e101a"/>
              <w:sz w:val="24"/>
              <w:szCs w:val="24"/>
            </w:rPr>
          </w:rPrChange>
        </w:rPr>
      </w:pPr>
      <w:ins w:author="Arnavi Somvanshi" w:id="8" w:date="2025-02-10T23:37:16Z">
        <w:bookmarkStart w:colFirst="0" w:colLast="0" w:name="_p8u5o51cyqqz" w:id="8"/>
        <w:bookmarkEnd w:id="8"/>
        <w:r w:rsidDel="00000000" w:rsidR="00000000" w:rsidRPr="00000000">
          <w:rPr>
            <w:rtl w:val="0"/>
            <w:rPrChange w:author="Arnavi Somvanshi" w:id="9" w:date="2025-02-10T23:37:16Z">
              <w:rPr>
                <w:color w:val="0e101a"/>
                <w:sz w:val="24"/>
                <w:szCs w:val="24"/>
              </w:rPr>
            </w:rPrChange>
          </w:rPr>
          <w:t xml:space="preserve">Placement </w:t>
        </w:r>
      </w:ins>
    </w:p>
    <w:p w:rsidR="00000000" w:rsidDel="00000000" w:rsidP="00000000" w:rsidRDefault="00000000" w:rsidRPr="00000000" w14:paraId="00000036">
      <w:pPr>
        <w:rPr>
          <w:ins w:author="Arnavi Somvanshi" w:id="10" w:date="2025-02-10T23:39:12Z"/>
          <w:color w:val="0e101a"/>
          <w:sz w:val="24"/>
          <w:szCs w:val="24"/>
        </w:rPr>
      </w:pPr>
      <w:r w:rsidDel="00000000" w:rsidR="00000000" w:rsidRPr="00000000">
        <w:rPr>
          <w:color w:val="0e101a"/>
          <w:sz w:val="24"/>
          <w:szCs w:val="24"/>
          <w:rtl w:val="0"/>
        </w:rPr>
        <w:t xml:space="preserve">Once your QR Code is ready, you need to display it in such a place that it is visible to your customers. You can strategically place them physically on checkout counters or menus and digitally on newsletters or social media posts. </w:t>
      </w:r>
      <w:ins w:author="Arnavi Somvanshi" w:id="10" w:date="2025-02-10T23:39:12Z">
        <w:r w:rsidDel="00000000" w:rsidR="00000000" w:rsidRPr="00000000">
          <w:rPr>
            <w:rtl w:val="0"/>
          </w:rPr>
        </w:r>
      </w:ins>
    </w:p>
    <w:p w:rsidR="00000000" w:rsidDel="00000000" w:rsidP="00000000" w:rsidRDefault="00000000" w:rsidRPr="00000000" w14:paraId="00000037">
      <w:pPr>
        <w:pStyle w:val="Heading3"/>
        <w:rPr>
          <w:ins w:author="Arnavi Somvanshi" w:id="10" w:date="2025-02-10T23:39:12Z"/>
          <w:color w:val="0e101a"/>
          <w:sz w:val="24"/>
          <w:szCs w:val="24"/>
        </w:rPr>
      </w:pPr>
      <w:ins w:author="Arnavi Somvanshi" w:id="10" w:date="2025-02-10T23:39:12Z">
        <w:bookmarkStart w:colFirst="0" w:colLast="0" w:name="_qprq9sas6vja" w:id="9"/>
        <w:bookmarkEnd w:id="9"/>
        <w:r w:rsidDel="00000000" w:rsidR="00000000" w:rsidRPr="00000000">
          <w:rPr>
            <w:rtl w:val="0"/>
            <w:rPrChange w:author="Arnavi Somvanshi" w:id="11" w:date="2025-02-10T23:39:12Z">
              <w:rPr>
                <w:color w:val="0e101a"/>
                <w:sz w:val="24"/>
                <w:szCs w:val="24"/>
              </w:rPr>
            </w:rPrChange>
          </w:rPr>
          <w:t xml:space="preserve">Customization</w:t>
        </w:r>
        <w:r w:rsidDel="00000000" w:rsidR="00000000" w:rsidRPr="00000000">
          <w:rPr>
            <w:rtl w:val="0"/>
          </w:rPr>
        </w:r>
      </w:ins>
    </w:p>
    <w:p w:rsidR="00000000" w:rsidDel="00000000" w:rsidP="00000000" w:rsidRDefault="00000000" w:rsidRPr="00000000" w14:paraId="00000038">
      <w:pPr>
        <w:rPr>
          <w:color w:val="0e101a"/>
          <w:sz w:val="24"/>
          <w:szCs w:val="24"/>
        </w:rPr>
      </w:pPr>
      <w:ins w:author="Arnavi Somvanshi" w:id="10" w:date="2025-02-10T23:39:12Z">
        <w:r w:rsidDel="00000000" w:rsidR="00000000" w:rsidRPr="00000000">
          <w:rPr>
            <w:color w:val="0e101a"/>
            <w:sz w:val="24"/>
            <w:szCs w:val="24"/>
            <w:rtl w:val="0"/>
          </w:rPr>
          <w:t xml:space="preserve">Don’t just place a </w:t>
        </w:r>
        <w:r w:rsidDel="00000000" w:rsidR="00000000" w:rsidRPr="00000000">
          <w:rPr>
            <w:rtl w:val="0"/>
            <w:rPrChange w:author="Arnavi Somvanshi" w:id="11" w:date="2025-02-10T23:39:12Z">
              <w:rPr>
                <w:color w:val="0e101a"/>
                <w:sz w:val="24"/>
                <w:szCs w:val="24"/>
              </w:rPr>
            </w:rPrChange>
          </w:rPr>
          <w:t xml:space="preserve">black-and-white</w:t>
        </w:r>
        <w:r w:rsidDel="00000000" w:rsidR="00000000" w:rsidRPr="00000000">
          <w:rPr>
            <w:color w:val="0e101a"/>
            <w:sz w:val="24"/>
            <w:szCs w:val="24"/>
            <w:rtl w:val="0"/>
          </w:rPr>
          <w:t xml:space="preserve"> </w:t>
        </w:r>
        <w:r w:rsidDel="00000000" w:rsidR="00000000" w:rsidRPr="00000000">
          <w:rPr>
            <w:rtl w:val="0"/>
            <w:rPrChange w:author="Arnavi Somvanshi" w:id="11" w:date="2025-02-10T23:39:12Z">
              <w:rPr>
                <w:color w:val="0e101a"/>
                <w:sz w:val="24"/>
                <w:szCs w:val="24"/>
              </w:rPr>
            </w:rPrChange>
          </w:rPr>
          <w:t xml:space="preserve">patterned</w:t>
        </w:r>
        <w:r w:rsidDel="00000000" w:rsidR="00000000" w:rsidRPr="00000000">
          <w:rPr>
            <w:color w:val="0e101a"/>
            <w:sz w:val="24"/>
            <w:szCs w:val="24"/>
            <w:rtl w:val="0"/>
          </w:rPr>
          <w:t xml:space="preserve"> </w:t>
        </w:r>
        <w:r w:rsidDel="00000000" w:rsidR="00000000" w:rsidRPr="00000000">
          <w:rPr>
            <w:rtl w:val="0"/>
            <w:rPrChange w:author="Arnavi Somvanshi" w:id="11" w:date="2025-02-10T23:39:12Z">
              <w:rPr>
                <w:color w:val="0e101a"/>
                <w:sz w:val="24"/>
                <w:szCs w:val="24"/>
              </w:rPr>
            </w:rPrChange>
          </w:rPr>
          <w:t xml:space="preserve">square Instead, Customize your QR code. Pick colors that match your brand’s color palette or add your business logo. Don’t forget to add your branding touch to your QR codes.</w:t>
        </w:r>
      </w:ins>
      <w:r w:rsidDel="00000000" w:rsidR="00000000" w:rsidRPr="00000000">
        <w:rPr>
          <w:rtl w:val="0"/>
        </w:rPr>
      </w:r>
    </w:p>
    <w:p w:rsidR="00000000" w:rsidDel="00000000" w:rsidP="00000000" w:rsidRDefault="00000000" w:rsidRPr="00000000" w14:paraId="00000039">
      <w:pPr>
        <w:rPr>
          <w:ins w:author="Arnavi Somvanshi" w:id="12" w:date="2025-02-10T23:47:35Z"/>
          <w:color w:val="0e101a"/>
          <w:sz w:val="24"/>
          <w:szCs w:val="24"/>
        </w:rPr>
      </w:pPr>
      <w:ins w:author="Arnavi Somvanshi" w:id="12" w:date="2025-02-10T23:47:35Z">
        <w:r w:rsidDel="00000000" w:rsidR="00000000" w:rsidRPr="00000000">
          <w:rPr>
            <w:rtl w:val="0"/>
          </w:rPr>
        </w:r>
      </w:ins>
    </w:p>
    <w:p w:rsidR="00000000" w:rsidDel="00000000" w:rsidP="00000000" w:rsidRDefault="00000000" w:rsidRPr="00000000" w14:paraId="0000003A">
      <w:pPr>
        <w:rPr>
          <w:ins w:author="Arnavi Somvanshi" w:id="12" w:date="2025-02-10T23:47:35Z"/>
          <w:color w:val="0e101a"/>
          <w:sz w:val="24"/>
          <w:szCs w:val="24"/>
        </w:rPr>
      </w:pPr>
      <w:ins w:author="Arnavi Somvanshi" w:id="12" w:date="2025-02-10T23:47:35Z">
        <w:r w:rsidDel="00000000" w:rsidR="00000000" w:rsidRPr="00000000">
          <w:rPr>
            <w:color w:val="0e101a"/>
            <w:sz w:val="24"/>
            <w:szCs w:val="24"/>
            <w:rtl w:val="0"/>
          </w:rPr>
          <w:t xml:space="preserve">Clear Call-to-action </w:t>
        </w:r>
      </w:ins>
    </w:p>
    <w:p w:rsidR="00000000" w:rsidDel="00000000" w:rsidP="00000000" w:rsidRDefault="00000000" w:rsidRPr="00000000" w14:paraId="0000003B">
      <w:pPr>
        <w:rPr>
          <w:ins w:author="Arnavi Somvanshi" w:id="12" w:date="2025-02-10T23:47:35Z"/>
          <w:color w:val="0e101a"/>
          <w:sz w:val="24"/>
          <w:szCs w:val="24"/>
        </w:rPr>
      </w:pPr>
      <w:ins w:author="Arnavi Somvanshi" w:id="12" w:date="2025-02-10T23:47:35Z">
        <w:r w:rsidDel="00000000" w:rsidR="00000000" w:rsidRPr="00000000">
          <w:rPr>
            <w:color w:val="0e101a"/>
            <w:sz w:val="24"/>
            <w:szCs w:val="24"/>
            <w:rtl w:val="0"/>
          </w:rPr>
          <w:t xml:space="preserve">Don’t let your customers stay confused. Add a clear call-to-action Text in readable and bold font near your QR code. You won’t have any reviews if your customers have no </w:t>
        </w:r>
        <w:r w:rsidDel="00000000" w:rsidR="00000000" w:rsidRPr="00000000">
          <w:rPr>
            <w:color w:val="0e101a"/>
            <w:sz w:val="24"/>
            <w:szCs w:val="24"/>
            <w:rtl w:val="0"/>
            <w:rPrChange w:author="Arnavi Somvanshi" w:id="13" w:date="2025-02-10T23:47:35Z">
              <w:rPr>
                <w:color w:val="0e101a"/>
                <w:sz w:val="24"/>
                <w:szCs w:val="24"/>
              </w:rPr>
            </w:rPrChange>
          </w:rPr>
          <w:t xml:space="preserve">idea</w:t>
        </w:r>
        <w:r w:rsidDel="00000000" w:rsidR="00000000" w:rsidRPr="00000000">
          <w:rPr>
            <w:color w:val="0e101a"/>
            <w:sz w:val="24"/>
            <w:szCs w:val="24"/>
            <w:rtl w:val="0"/>
          </w:rPr>
          <w:t xml:space="preserve"> that the QR code is for </w:t>
        </w:r>
        <w:r w:rsidDel="00000000" w:rsidR="00000000" w:rsidRPr="00000000">
          <w:rPr>
            <w:color w:val="0e101a"/>
            <w:sz w:val="24"/>
            <w:szCs w:val="24"/>
            <w:rtl w:val="0"/>
            <w:rPrChange w:author="Arnavi Somvanshi" w:id="13" w:date="2025-02-10T23:47:35Z">
              <w:rPr>
                <w:color w:val="0e101a"/>
                <w:sz w:val="24"/>
                <w:szCs w:val="24"/>
              </w:rPr>
            </w:rPrChange>
          </w:rPr>
          <w:t xml:space="preserve">the </w:t>
        </w:r>
        <w:r w:rsidDel="00000000" w:rsidR="00000000" w:rsidRPr="00000000">
          <w:rPr>
            <w:color w:val="0e101a"/>
            <w:sz w:val="24"/>
            <w:szCs w:val="24"/>
            <w:rtl w:val="0"/>
          </w:rPr>
          <w:t xml:space="preserve">Google review form.</w:t>
        </w:r>
      </w:ins>
    </w:p>
    <w:p w:rsidR="00000000" w:rsidDel="00000000" w:rsidP="00000000" w:rsidRDefault="00000000" w:rsidRPr="00000000" w14:paraId="0000003C">
      <w:pPr>
        <w:rPr>
          <w:color w:val="0e101a"/>
          <w:sz w:val="24"/>
          <w:szCs w:val="24"/>
        </w:rPr>
      </w:pPr>
      <w:r w:rsidDel="00000000" w:rsidR="00000000" w:rsidRPr="00000000">
        <w:rPr>
          <w:rtl w:val="0"/>
        </w:rPr>
      </w:r>
    </w:p>
    <w:p w:rsidR="00000000" w:rsidDel="00000000" w:rsidP="00000000" w:rsidRDefault="00000000" w:rsidRPr="00000000" w14:paraId="0000003D">
      <w:pPr>
        <w:rPr>
          <w:ins w:author="Arnavi Somvanshi" w:id="16" w:date="2025-02-10T23:55:33Z"/>
          <w:color w:val="0e101a"/>
          <w:sz w:val="24"/>
          <w:szCs w:val="24"/>
        </w:rPr>
      </w:pPr>
      <w:ins w:author="Arnavi Somvanshi" w:id="14" w:date="2025-02-10T23:38:12Z">
        <w:r w:rsidDel="00000000" w:rsidR="00000000" w:rsidRPr="00000000">
          <w:rPr>
            <w:color w:val="0e101a"/>
            <w:sz w:val="24"/>
            <w:szCs w:val="24"/>
            <w:rtl w:val="0"/>
          </w:rPr>
          <w:t xml:space="preserve">P</w:t>
        </w:r>
      </w:ins>
      <w:ins w:author="Arnavi Somvanshi" w:id="15" w:date="2025-02-10T23:37:59Z">
        <w:r w:rsidDel="00000000" w:rsidR="00000000" w:rsidRPr="00000000">
          <w:rPr>
            <w:color w:val="0e101a"/>
            <w:sz w:val="24"/>
            <w:szCs w:val="24"/>
            <w:rtl w:val="0"/>
          </w:rPr>
          <w:t xml:space="preserve">ro tip: </w:t>
        </w:r>
      </w:ins>
      <w:del w:author="Arnavi Somvanshi" w:id="14" w:date="2025-02-10T23:38:12Z">
        <w:r w:rsidDel="00000000" w:rsidR="00000000" w:rsidRPr="00000000">
          <w:rPr>
            <w:color w:val="0e101a"/>
            <w:sz w:val="24"/>
            <w:szCs w:val="24"/>
            <w:rtl w:val="0"/>
          </w:rPr>
          <w:delText xml:space="preserve">Then, </w:delText>
        </w:r>
        <w:r w:rsidDel="00000000" w:rsidR="00000000" w:rsidRPr="00000000">
          <w:rPr>
            <w:color w:val="0e101a"/>
            <w:sz w:val="24"/>
            <w:szCs w:val="24"/>
            <w:rtl w:val="0"/>
          </w:rPr>
          <w:delText xml:space="preserve">t</w:delText>
        </w:r>
      </w:del>
      <w:ins w:author="Arnavi Somvanshi" w:id="14" w:date="2025-02-10T23:38:12Z">
        <w:r w:rsidDel="00000000" w:rsidR="00000000" w:rsidRPr="00000000">
          <w:rPr>
            <w:color w:val="0e101a"/>
            <w:sz w:val="24"/>
            <w:szCs w:val="24"/>
            <w:rtl w:val="0"/>
          </w:rPr>
          <w:t xml:space="preserve"> T</w:t>
        </w:r>
      </w:ins>
      <w:r w:rsidDel="00000000" w:rsidR="00000000" w:rsidRPr="00000000">
        <w:rPr>
          <w:color w:val="0e101a"/>
          <w:sz w:val="24"/>
          <w:szCs w:val="24"/>
          <w:rtl w:val="0"/>
        </w:rPr>
        <w:t xml:space="preserve">rain your employees to ask your customers for reviews and offer discounts or loyalty points to those who leave a review. This way, more customers will be motivated to write a review for your business.  </w:t>
      </w:r>
      <w:ins w:author="Arnavi Somvanshi" w:id="16" w:date="2025-02-10T23:55:33Z">
        <w:r w:rsidDel="00000000" w:rsidR="00000000" w:rsidRPr="00000000">
          <w:rPr>
            <w:rtl w:val="0"/>
          </w:rPr>
        </w:r>
      </w:ins>
    </w:p>
    <w:p w:rsidR="00000000" w:rsidDel="00000000" w:rsidP="00000000" w:rsidRDefault="00000000" w:rsidRPr="00000000" w14:paraId="0000003E">
      <w:pPr>
        <w:rPr>
          <w:ins w:author="Arnavi Somvanshi" w:id="16" w:date="2025-02-10T23:55:33Z"/>
          <w:color w:val="0e101a"/>
          <w:sz w:val="24"/>
          <w:szCs w:val="24"/>
        </w:rPr>
      </w:pPr>
      <w:ins w:author="Arnavi Somvanshi" w:id="16" w:date="2025-02-10T23:55:33Z">
        <w:r w:rsidDel="00000000" w:rsidR="00000000" w:rsidRPr="00000000">
          <w:rPr>
            <w:rtl w:val="0"/>
          </w:rPr>
        </w:r>
      </w:ins>
    </w:p>
    <w:p w:rsidR="00000000" w:rsidDel="00000000" w:rsidP="00000000" w:rsidRDefault="00000000" w:rsidRPr="00000000" w14:paraId="0000003F">
      <w:pPr>
        <w:rPr>
          <w:ins w:author="Arnavi Somvanshi" w:id="16" w:date="2025-02-10T23:55:33Z"/>
          <w:color w:val="0e101a"/>
          <w:sz w:val="24"/>
          <w:szCs w:val="24"/>
        </w:rPr>
      </w:pPr>
      <w:ins w:author="Arnavi Somvanshi" w:id="16" w:date="2025-02-10T23:55:33Z">
        <w:r w:rsidDel="00000000" w:rsidR="00000000" w:rsidRPr="00000000">
          <w:rPr>
            <w:rtl w:val="0"/>
          </w:rPr>
        </w:r>
      </w:ins>
    </w:p>
    <w:tbl>
      <w:tblPr>
        <w:tblStyle w:val="Table2"/>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580"/>
        <w:tblGridChange w:id="0">
          <w:tblGrid>
            <w:gridCol w:w="4340"/>
            <w:gridCol w:w="4580"/>
          </w:tblGrid>
        </w:tblGridChange>
      </w:tblGrid>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b w:val="1"/>
                  <w:bCs w:val="1"/>
                  <w:color w:val="0e101a"/>
                  <w:sz w:val="24"/>
                  <w:szCs w:val="24"/>
                  <w:rtl w:val="0"/>
                  <w:rPrChange w:author="Arnavi Somvanshi" w:id="17" w:date="2025-02-10T23:55:33Z">
                    <w:rPr>
                      <w:color w:val="0e101a"/>
                      <w:sz w:val="24"/>
                      <w:szCs w:val="24"/>
                    </w:rPr>
                  </w:rPrChange>
                </w:rPr>
                <w:t xml:space="preserve">Do's</w:t>
              </w:r>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b w:val="1"/>
                  <w:bCs w:val="1"/>
                  <w:color w:val="0e101a"/>
                  <w:sz w:val="24"/>
                  <w:szCs w:val="24"/>
                  <w:rtl w:val="0"/>
                  <w:rPrChange w:author="Arnavi Somvanshi" w:id="17" w:date="2025-02-10T23:55:33Z">
                    <w:rPr>
                      <w:color w:val="0e101a"/>
                      <w:sz w:val="24"/>
                      <w:szCs w:val="24"/>
                    </w:rPr>
                  </w:rPrChange>
                </w:rPr>
                <w:t xml:space="preserve">Don'ts</w:t>
              </w:r>
              <w:r w:rsidDel="00000000" w:rsidR="00000000" w:rsidRPr="00000000">
                <w:rPr>
                  <w:rtl w:val="0"/>
                </w:rPr>
              </w:r>
            </w:ins>
          </w:p>
        </w:tc>
      </w:tr>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Test QR codes before deployment</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Print codes smaller than 1 inch</w:t>
              </w:r>
            </w:ins>
          </w:p>
        </w:tc>
      </w:tr>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Place in well-lit, accessible areas</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Place in areas with poor connectivity</w:t>
              </w:r>
            </w:ins>
          </w:p>
        </w:tc>
      </w:tr>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Include clear scanning instructions</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Skip regular security checks</w:t>
              </w:r>
            </w:ins>
          </w:p>
        </w:tc>
      </w:tr>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Monitor code functionality weekly</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Force customer reviews</w:t>
              </w:r>
            </w:ins>
          </w:p>
        </w:tc>
      </w:tr>
      <w:tr>
        <w:trPr>
          <w:cantSplit w:val="0"/>
          <w:trHeight w:val="455" w:hRule="atLeast"/>
          <w:tblHeader w:val="0"/>
          <w:ins w:author="Arnavi Somvanshi" w:id="16" w:date="2025-02-10T23:55:33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Use verified QR generators</w:t>
              </w:r>
            </w:ins>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ins w:author="Arnavi Somvanshi" w:id="16" w:date="2025-02-10T23:55:33Z"/>
                <w:color w:val="0e101a"/>
                <w:sz w:val="24"/>
                <w:szCs w:val="24"/>
                <w:rPrChange w:author="Arnavi Somvanshi" w:id="17" w:date="2025-02-10T23:55:33Z">
                  <w:rPr>
                    <w:color w:val="0e101a"/>
                    <w:sz w:val="24"/>
                    <w:szCs w:val="24"/>
                  </w:rPr>
                </w:rPrChange>
              </w:rPr>
            </w:pPr>
            <w:ins w:author="Arnavi Somvanshi" w:id="16" w:date="2025-02-10T23:55:33Z">
              <w:r w:rsidDel="00000000" w:rsidR="00000000" w:rsidRPr="00000000">
                <w:rPr>
                  <w:color w:val="0e101a"/>
                  <w:sz w:val="24"/>
                  <w:szCs w:val="24"/>
                  <w:rtl w:val="0"/>
                  <w:rPrChange w:author="Arnavi Somvanshi" w:id="17" w:date="2025-02-10T23:55:33Z">
                    <w:rPr>
                      <w:color w:val="0e101a"/>
                      <w:sz w:val="24"/>
                      <w:szCs w:val="24"/>
                    </w:rPr>
                  </w:rPrChange>
                </w:rPr>
                <w:t xml:space="preserve">Ignore review responses</w:t>
              </w:r>
            </w:ins>
          </w:p>
        </w:tc>
      </w:tr>
    </w:tbl>
    <w:p w:rsidR="00000000" w:rsidDel="00000000" w:rsidP="00000000" w:rsidRDefault="00000000" w:rsidRPr="00000000" w14:paraId="0000004C">
      <w:pPr>
        <w:rPr>
          <w:ins w:author="Arnavi Somvanshi" w:id="18" w:date="2025-02-11T00:01:28Z"/>
          <w:color w:val="0e101a"/>
          <w:sz w:val="24"/>
          <w:szCs w:val="24"/>
        </w:rPr>
      </w:pPr>
      <w:ins w:author="Arnavi Somvanshi" w:id="18" w:date="2025-02-11T00:01:28Z">
        <w:r w:rsidDel="00000000" w:rsidR="00000000" w:rsidRPr="00000000">
          <w:rPr>
            <w:rtl w:val="0"/>
          </w:rPr>
        </w:r>
      </w:ins>
    </w:p>
    <w:p w:rsidR="00000000" w:rsidDel="00000000" w:rsidP="00000000" w:rsidRDefault="00000000" w:rsidRPr="00000000" w14:paraId="0000004D">
      <w:pPr>
        <w:rPr>
          <w:ins w:author="Arnavi Somvanshi" w:id="18" w:date="2025-02-11T00:01:28Z"/>
          <w:color w:val="0e101a"/>
          <w:sz w:val="24"/>
          <w:szCs w:val="24"/>
        </w:rPr>
      </w:pPr>
      <w:ins w:author="Arnavi Somvanshi" w:id="18" w:date="2025-02-11T00:01:28Z">
        <w:r w:rsidDel="00000000" w:rsidR="00000000" w:rsidRPr="00000000">
          <w:rPr>
            <w:rtl w:val="0"/>
          </w:rPr>
        </w:r>
      </w:ins>
    </w:p>
    <w:p w:rsidR="00000000" w:rsidDel="00000000" w:rsidP="00000000" w:rsidRDefault="00000000" w:rsidRPr="00000000" w14:paraId="0000004E">
      <w:pPr>
        <w:pStyle w:val="Heading2"/>
        <w:spacing w:after="240" w:before="240" w:lineRule="auto"/>
        <w:rPr>
          <w:ins w:author="Arnavi Somvanshi" w:id="18" w:date="2025-02-11T00:01:28Z"/>
          <w:rPrChange w:author="Arnavi Somvanshi" w:id="19" w:date="2025-02-11T00:01:28Z">
            <w:rPr>
              <w:color w:val="0e101a"/>
              <w:sz w:val="24"/>
              <w:szCs w:val="24"/>
            </w:rPr>
          </w:rPrChange>
        </w:rPr>
      </w:pPr>
      <w:ins w:author="Arnavi Somvanshi" w:id="18" w:date="2025-02-11T00:01:28Z">
        <w:bookmarkStart w:colFirst="0" w:colLast="0" w:name="_brd1dyr74l9z" w:id="10"/>
        <w:bookmarkEnd w:id="10"/>
        <w:r w:rsidDel="00000000" w:rsidR="00000000" w:rsidRPr="00000000">
          <w:rPr>
            <w:rtl w:val="0"/>
            <w:rPrChange w:author="Arnavi Somvanshi" w:id="19" w:date="2025-02-11T00:01:28Z">
              <w:rPr>
                <w:color w:val="0e101a"/>
                <w:sz w:val="24"/>
                <w:szCs w:val="24"/>
              </w:rPr>
            </w:rPrChange>
          </w:rPr>
          <w:t xml:space="preserve">B</w:t>
        </w:r>
        <w:r w:rsidDel="00000000" w:rsidR="00000000" w:rsidRPr="00000000">
          <w:rPr>
            <w:rtl w:val="0"/>
            <w:rPrChange w:author="Arnavi Somvanshi" w:id="19" w:date="2025-02-11T00:01:28Z">
              <w:rPr>
                <w:color w:val="0e101a"/>
                <w:sz w:val="24"/>
                <w:szCs w:val="24"/>
              </w:rPr>
            </w:rPrChange>
          </w:rPr>
          <w:t xml:space="preserve">enefits of using QR codes for Google review forms</w:t>
        </w:r>
      </w:ins>
    </w:p>
    <w:p w:rsidR="00000000" w:rsidDel="00000000" w:rsidP="00000000" w:rsidRDefault="00000000" w:rsidRPr="00000000" w14:paraId="0000004F">
      <w:pPr>
        <w:pStyle w:val="Heading3"/>
        <w:spacing w:after="240" w:before="240" w:lineRule="auto"/>
        <w:rPr>
          <w:ins w:author="Arnavi Somvanshi" w:id="18" w:date="2025-02-11T00:01:28Z"/>
          <w:color w:val="000000"/>
          <w:rPrChange w:author="Arnavi Somvanshi" w:id="19" w:date="2025-02-11T00:01:28Z">
            <w:rPr>
              <w:color w:val="0e101a"/>
              <w:sz w:val="24"/>
              <w:szCs w:val="24"/>
            </w:rPr>
          </w:rPrChange>
        </w:rPr>
      </w:pPr>
      <w:ins w:author="Arnavi Somvanshi" w:id="18" w:date="2025-02-11T00:01:28Z">
        <w:bookmarkStart w:colFirst="0" w:colLast="0" w:name="_q1knbhbl5sgy" w:id="11"/>
        <w:bookmarkEnd w:id="11"/>
        <w:r w:rsidDel="00000000" w:rsidR="00000000" w:rsidRPr="00000000">
          <w:rPr>
            <w:color w:val="000000"/>
            <w:rtl w:val="0"/>
            <w:rPrChange w:author="Arnavi Somvanshi" w:id="19" w:date="2025-02-11T00:01:28Z">
              <w:rPr>
                <w:color w:val="0e101a"/>
                <w:sz w:val="24"/>
                <w:szCs w:val="24"/>
              </w:rPr>
            </w:rPrChange>
          </w:rPr>
          <w:t xml:space="preserve">Instant Access</w:t>
        </w:r>
      </w:ins>
    </w:p>
    <w:p w:rsidR="00000000" w:rsidDel="00000000" w:rsidP="00000000" w:rsidRDefault="00000000" w:rsidRPr="00000000" w14:paraId="00000050">
      <w:pPr>
        <w:spacing w:after="240" w:before="240" w:lineRule="auto"/>
        <w:rPr>
          <w:ins w:author="Arnavi Somvanshi" w:id="18" w:date="2025-02-11T00:01:28Z"/>
          <w:color w:val="0e101a"/>
          <w:sz w:val="24"/>
          <w:szCs w:val="24"/>
          <w:rPrChange w:author="Arnavi Somvanshi" w:id="19" w:date="2025-02-11T00:01:28Z">
            <w:rPr>
              <w:color w:val="0e101a"/>
              <w:sz w:val="24"/>
              <w:szCs w:val="24"/>
            </w:rPr>
          </w:rPrChange>
        </w:rPr>
      </w:pPr>
      <w:ins w:author="Arnavi Somvanshi" w:id="18" w:date="2025-02-11T00:01:28Z">
        <w:r w:rsidDel="00000000" w:rsidR="00000000" w:rsidRPr="00000000">
          <w:rPr>
            <w:color w:val="0e101a"/>
            <w:sz w:val="24"/>
            <w:szCs w:val="24"/>
            <w:rtl w:val="0"/>
            <w:rPrChange w:author="Arnavi Somvanshi" w:id="19" w:date="2025-02-11T00:01:28Z">
              <w:rPr>
                <w:color w:val="0e101a"/>
                <w:sz w:val="24"/>
                <w:szCs w:val="24"/>
              </w:rPr>
            </w:rPrChange>
          </w:rPr>
          <w:t xml:space="preserve">Only a scan can take customers directly to your review form, making the process quick and effortless.</w:t>
        </w:r>
      </w:ins>
    </w:p>
    <w:p w:rsidR="00000000" w:rsidDel="00000000" w:rsidP="00000000" w:rsidRDefault="00000000" w:rsidRPr="00000000" w14:paraId="00000051">
      <w:pPr>
        <w:pStyle w:val="Heading3"/>
        <w:spacing w:after="240" w:before="240" w:lineRule="auto"/>
        <w:rPr>
          <w:ins w:author="Arnavi Somvanshi" w:id="18" w:date="2025-02-11T00:01:28Z"/>
          <w:color w:val="000000"/>
          <w:rPrChange w:author="Arnavi Somvanshi" w:id="19" w:date="2025-02-11T00:01:28Z">
            <w:rPr>
              <w:color w:val="0e101a"/>
              <w:sz w:val="24"/>
              <w:szCs w:val="24"/>
            </w:rPr>
          </w:rPrChange>
        </w:rPr>
      </w:pPr>
      <w:ins w:author="Arnavi Somvanshi" w:id="18" w:date="2025-02-11T00:01:28Z">
        <w:bookmarkStart w:colFirst="0" w:colLast="0" w:name="_pab4e4qmk3x5" w:id="12"/>
        <w:bookmarkEnd w:id="12"/>
        <w:r w:rsidDel="00000000" w:rsidR="00000000" w:rsidRPr="00000000">
          <w:rPr>
            <w:color w:val="000000"/>
            <w:rtl w:val="0"/>
            <w:rPrChange w:author="Arnavi Somvanshi" w:id="19" w:date="2025-02-11T00:01:28Z">
              <w:rPr>
                <w:color w:val="0e101a"/>
                <w:sz w:val="24"/>
                <w:szCs w:val="24"/>
              </w:rPr>
            </w:rPrChange>
          </w:rPr>
          <w:t xml:space="preserve">Higher Review Volume</w:t>
        </w:r>
      </w:ins>
    </w:p>
    <w:p w:rsidR="00000000" w:rsidDel="00000000" w:rsidP="00000000" w:rsidRDefault="00000000" w:rsidRPr="00000000" w14:paraId="00000052">
      <w:pPr>
        <w:spacing w:after="240" w:before="240" w:lineRule="auto"/>
        <w:rPr>
          <w:ins w:author="Arnavi Somvanshi" w:id="18" w:date="2025-02-11T00:01:28Z"/>
          <w:color w:val="0e101a"/>
          <w:sz w:val="24"/>
          <w:szCs w:val="24"/>
          <w:rPrChange w:author="Arnavi Somvanshi" w:id="19" w:date="2025-02-11T00:01:28Z">
            <w:rPr>
              <w:color w:val="0e101a"/>
              <w:sz w:val="24"/>
              <w:szCs w:val="24"/>
            </w:rPr>
          </w:rPrChange>
        </w:rPr>
      </w:pPr>
      <w:ins w:author="Arnavi Somvanshi" w:id="18" w:date="2025-02-11T00:01:28Z">
        <w:r w:rsidDel="00000000" w:rsidR="00000000" w:rsidRPr="00000000">
          <w:rPr>
            <w:color w:val="0e101a"/>
            <w:sz w:val="24"/>
            <w:szCs w:val="24"/>
            <w:rtl w:val="0"/>
            <w:rPrChange w:author="Arnavi Somvanshi" w:id="19" w:date="2025-02-11T00:01:28Z">
              <w:rPr>
                <w:color w:val="0e101a"/>
                <w:sz w:val="24"/>
                <w:szCs w:val="24"/>
              </w:rPr>
            </w:rPrChange>
          </w:rPr>
          <w:t xml:space="preserve">A simplified process encourages more customers to leave reviews.</w:t>
        </w:r>
      </w:ins>
    </w:p>
    <w:p w:rsidR="00000000" w:rsidDel="00000000" w:rsidP="00000000" w:rsidRDefault="00000000" w:rsidRPr="00000000" w14:paraId="00000053">
      <w:pPr>
        <w:pStyle w:val="Heading3"/>
        <w:spacing w:after="240" w:before="240" w:lineRule="auto"/>
        <w:rPr>
          <w:ins w:author="Arnavi Somvanshi" w:id="18" w:date="2025-02-11T00:01:28Z"/>
          <w:color w:val="000000"/>
          <w:rPrChange w:author="Arnavi Somvanshi" w:id="19" w:date="2025-02-11T00:01:28Z">
            <w:rPr>
              <w:color w:val="0e101a"/>
              <w:sz w:val="24"/>
              <w:szCs w:val="24"/>
            </w:rPr>
          </w:rPrChange>
        </w:rPr>
      </w:pPr>
      <w:ins w:author="Arnavi Somvanshi" w:id="18" w:date="2025-02-11T00:01:28Z">
        <w:bookmarkStart w:colFirst="0" w:colLast="0" w:name="_wtqv7829d18g" w:id="13"/>
        <w:bookmarkEnd w:id="13"/>
        <w:r w:rsidDel="00000000" w:rsidR="00000000" w:rsidRPr="00000000">
          <w:rPr>
            <w:color w:val="000000"/>
            <w:rtl w:val="0"/>
            <w:rPrChange w:author="Arnavi Somvanshi" w:id="19" w:date="2025-02-11T00:01:28Z">
              <w:rPr>
                <w:color w:val="0e101a"/>
                <w:sz w:val="24"/>
                <w:szCs w:val="24"/>
              </w:rPr>
            </w:rPrChange>
          </w:rPr>
          <w:t xml:space="preserve">Data Tracking</w:t>
        </w:r>
      </w:ins>
    </w:p>
    <w:p w:rsidR="00000000" w:rsidDel="00000000" w:rsidP="00000000" w:rsidRDefault="00000000" w:rsidRPr="00000000" w14:paraId="00000054">
      <w:pPr>
        <w:spacing w:after="240" w:before="240" w:lineRule="auto"/>
        <w:rPr>
          <w:ins w:author="Arnavi Somvanshi" w:id="18" w:date="2025-02-11T00:01:28Z"/>
          <w:color w:val="0e101a"/>
          <w:sz w:val="24"/>
          <w:szCs w:val="24"/>
          <w:rPrChange w:author="Arnavi Somvanshi" w:id="19" w:date="2025-02-11T00:01:28Z">
            <w:rPr>
              <w:color w:val="0e101a"/>
              <w:sz w:val="24"/>
              <w:szCs w:val="24"/>
            </w:rPr>
          </w:rPrChange>
        </w:rPr>
      </w:pPr>
      <w:ins w:author="Arnavi Somvanshi" w:id="18" w:date="2025-02-11T00:01:28Z">
        <w:r w:rsidDel="00000000" w:rsidR="00000000" w:rsidRPr="00000000">
          <w:rPr>
            <w:rtl w:val="0"/>
            <w:rPrChange w:author="Arnavi Somvanshi" w:id="19" w:date="2025-02-11T00:01:28Z">
              <w:rPr>
                <w:color w:val="0e101a"/>
                <w:sz w:val="24"/>
                <w:szCs w:val="24"/>
              </w:rPr>
            </w:rPrChange>
          </w:rPr>
          <w:t xml:space="preserve">Track scan rates and usage patterns to optimize your review collection strategy.</w:t>
        </w:r>
        <w:r w:rsidDel="00000000" w:rsidR="00000000" w:rsidRPr="00000000">
          <w:rPr>
            <w:rtl w:val="0"/>
          </w:rPr>
        </w:r>
      </w:ins>
    </w:p>
    <w:p w:rsidR="00000000" w:rsidDel="00000000" w:rsidP="00000000" w:rsidRDefault="00000000" w:rsidRPr="00000000" w14:paraId="00000055">
      <w:pPr>
        <w:pStyle w:val="Heading3"/>
        <w:spacing w:after="240" w:before="240" w:lineRule="auto"/>
        <w:rPr>
          <w:ins w:author="Arnavi Somvanshi" w:id="18" w:date="2025-02-11T00:01:28Z"/>
          <w:color w:val="000000"/>
          <w:rPrChange w:author="Arnavi Somvanshi" w:id="19" w:date="2025-02-11T00:01:28Z">
            <w:rPr>
              <w:color w:val="0e101a"/>
              <w:sz w:val="24"/>
              <w:szCs w:val="24"/>
            </w:rPr>
          </w:rPrChange>
        </w:rPr>
      </w:pPr>
      <w:ins w:author="Arnavi Somvanshi" w:id="18" w:date="2025-02-11T00:01:28Z">
        <w:bookmarkStart w:colFirst="0" w:colLast="0" w:name="_8wmbqpdwklbp" w:id="14"/>
        <w:bookmarkEnd w:id="14"/>
        <w:r w:rsidDel="00000000" w:rsidR="00000000" w:rsidRPr="00000000">
          <w:rPr>
            <w:color w:val="000000"/>
            <w:rtl w:val="0"/>
            <w:rPrChange w:author="Arnavi Somvanshi" w:id="19" w:date="2025-02-11T00:01:28Z">
              <w:rPr>
                <w:color w:val="0e101a"/>
                <w:sz w:val="24"/>
                <w:szCs w:val="24"/>
              </w:rPr>
            </w:rPrChange>
          </w:rPr>
          <w:t xml:space="preserve">Mobile friendly</w:t>
        </w:r>
      </w:ins>
    </w:p>
    <w:p w:rsidR="00000000" w:rsidDel="00000000" w:rsidP="00000000" w:rsidRDefault="00000000" w:rsidRPr="00000000" w14:paraId="00000056">
      <w:pPr>
        <w:spacing w:after="240" w:before="240" w:lineRule="auto"/>
        <w:ind w:left="0" w:firstLine="0"/>
        <w:rPr>
          <w:color w:val="0e101a"/>
          <w:sz w:val="24"/>
          <w:szCs w:val="24"/>
        </w:rPr>
        <w:pPrChange w:author="Arnavi Somvanshi" w:id="0" w:date="2025-02-11T00:01:28Z">
          <w:pPr/>
        </w:pPrChange>
      </w:pPr>
      <w:ins w:author="Arnavi Somvanshi" w:id="18" w:date="2025-02-11T00:01:28Z">
        <w:r w:rsidDel="00000000" w:rsidR="00000000" w:rsidRPr="00000000">
          <w:rPr>
            <w:color w:val="0e101a"/>
            <w:sz w:val="24"/>
            <w:szCs w:val="24"/>
            <w:rtl w:val="0"/>
            <w:rPrChange w:author="Arnavi Somvanshi" w:id="19" w:date="2025-02-11T00:01:28Z">
              <w:rPr>
                <w:color w:val="0e101a"/>
                <w:sz w:val="24"/>
                <w:szCs w:val="24"/>
              </w:rPr>
            </w:rPrChange>
          </w:rPr>
          <w:t xml:space="preserve">Customers can directly scan the QR code on their phones. As most of the customers already use their phones, the process naturally integrates with their usual routine.</w:t>
        </w:r>
      </w:ins>
      <w:r w:rsidDel="00000000" w:rsidR="00000000" w:rsidRPr="00000000">
        <w:rPr>
          <w:rtl w:val="0"/>
        </w:rPr>
      </w:r>
    </w:p>
    <w:p w:rsidR="00000000" w:rsidDel="00000000" w:rsidP="00000000" w:rsidRDefault="00000000" w:rsidRPr="00000000" w14:paraId="00000057">
      <w:pPr>
        <w:rPr>
          <w:color w:val="0e101a"/>
          <w:sz w:val="24"/>
          <w:szCs w:val="24"/>
        </w:rPr>
      </w:pPr>
      <w:r w:rsidDel="00000000" w:rsidR="00000000" w:rsidRPr="00000000">
        <w:rPr>
          <w:rtl w:val="0"/>
        </w:rPr>
      </w:r>
    </w:p>
    <w:p w:rsidR="00000000" w:rsidDel="00000000" w:rsidP="00000000" w:rsidRDefault="00000000" w:rsidRPr="00000000" w14:paraId="00000058">
      <w:pPr>
        <w:rPr>
          <w:color w:val="0e101a"/>
          <w:sz w:val="24"/>
          <w:szCs w:val="24"/>
        </w:rPr>
      </w:pPr>
      <w:ins w:author="Arnavi Somvanshi" w:id="20" w:date="2025-02-10T23:57:36Z">
        <w:r w:rsidDel="00000000" w:rsidR="00000000" w:rsidRPr="00000000">
          <w:rPr>
            <w:color w:val="0e101a"/>
            <w:sz w:val="24"/>
            <w:szCs w:val="24"/>
            <w:rtl w:val="0"/>
          </w:rPr>
          <w:t xml:space="preserve">Pro tip: </w:t>
        </w:r>
      </w:ins>
      <w:r w:rsidDel="00000000" w:rsidR="00000000" w:rsidRPr="00000000">
        <w:rPr>
          <w:color w:val="0e101a"/>
          <w:sz w:val="24"/>
          <w:szCs w:val="24"/>
          <w:rtl w:val="0"/>
        </w:rPr>
        <w:t xml:space="preserve">Always respond to reviews and thank customers for their feedback. Acknowledging any concerns raised by the customers is crucial for maintaining your brand’s reputation. So, your thoughtful responses will show that you value customer input and will transform them into loyal advocates. </w:t>
      </w:r>
    </w:p>
    <w:p w:rsidR="00000000" w:rsidDel="00000000" w:rsidP="00000000" w:rsidRDefault="00000000" w:rsidRPr="00000000" w14:paraId="00000059">
      <w:pPr>
        <w:rPr>
          <w:color w:val="0e101a"/>
          <w:sz w:val="24"/>
          <w:szCs w:val="24"/>
        </w:rPr>
      </w:pP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color w:val="0e101a"/>
          <w:sz w:val="34"/>
          <w:szCs w:val="34"/>
        </w:rPr>
      </w:pPr>
      <w:bookmarkStart w:colFirst="0" w:colLast="0" w:name="_jscbqs4ic6xg" w:id="15"/>
      <w:bookmarkEnd w:id="15"/>
      <w:r w:rsidDel="00000000" w:rsidR="00000000" w:rsidRPr="00000000">
        <w:rPr>
          <w:color w:val="0e101a"/>
          <w:sz w:val="34"/>
          <w:szCs w:val="34"/>
          <w:rtl w:val="0"/>
        </w:rPr>
        <w:t xml:space="preserve">Conclusion</w:t>
      </w:r>
    </w:p>
    <w:p w:rsidR="00000000" w:rsidDel="00000000" w:rsidP="00000000" w:rsidRDefault="00000000" w:rsidRPr="00000000" w14:paraId="0000005B">
      <w:pPr>
        <w:rPr>
          <w:color w:val="0e101a"/>
          <w:sz w:val="24"/>
          <w:szCs w:val="24"/>
        </w:rPr>
      </w:pPr>
      <w:r w:rsidDel="00000000" w:rsidR="00000000" w:rsidRPr="00000000">
        <w:rPr>
          <w:color w:val="0e101a"/>
          <w:sz w:val="24"/>
          <w:szCs w:val="24"/>
          <w:rtl w:val="0"/>
        </w:rPr>
        <w:t xml:space="preserve">We live in a world where what your customers say about you holds immense value; hence, building and maintaining your online presence is essential for the growth of your business. Google Reviews are a way to enhance your credibility and attract new customers. </w:t>
      </w:r>
    </w:p>
    <w:p w:rsidR="00000000" w:rsidDel="00000000" w:rsidP="00000000" w:rsidRDefault="00000000" w:rsidRPr="00000000" w14:paraId="0000005C">
      <w:pPr>
        <w:rPr>
          <w:color w:val="0e101a"/>
          <w:sz w:val="24"/>
          <w:szCs w:val="24"/>
        </w:rPr>
      </w:pPr>
      <w:r w:rsidDel="00000000" w:rsidR="00000000" w:rsidRPr="00000000">
        <w:rPr>
          <w:rtl w:val="0"/>
        </w:rPr>
      </w:r>
    </w:p>
    <w:p w:rsidR="00000000" w:rsidDel="00000000" w:rsidP="00000000" w:rsidRDefault="00000000" w:rsidRPr="00000000" w14:paraId="0000005D">
      <w:pPr>
        <w:rPr>
          <w:color w:val="0e101a"/>
          <w:sz w:val="24"/>
          <w:szCs w:val="24"/>
        </w:rPr>
      </w:pPr>
      <w:r w:rsidDel="00000000" w:rsidR="00000000" w:rsidRPr="00000000">
        <w:rPr>
          <w:color w:val="0e101a"/>
          <w:sz w:val="24"/>
          <w:szCs w:val="24"/>
          <w:rtl w:val="0"/>
        </w:rPr>
        <w:t xml:space="preserve">QR Codes make the whole process simpler for customers as well as businesses. Customers can scan and leave reviews without hassles, whereas businesses can monitor these reviews and make data-driven improvements.</w:t>
      </w:r>
    </w:p>
    <w:p w:rsidR="00000000" w:rsidDel="00000000" w:rsidP="00000000" w:rsidRDefault="00000000" w:rsidRPr="00000000" w14:paraId="0000005E">
      <w:pPr>
        <w:rPr>
          <w:color w:val="0e101a"/>
          <w:sz w:val="24"/>
          <w:szCs w:val="24"/>
        </w:rPr>
      </w:pPr>
      <w:r w:rsidDel="00000000" w:rsidR="00000000" w:rsidRPr="00000000">
        <w:rPr>
          <w:rtl w:val="0"/>
        </w:rPr>
      </w:r>
    </w:p>
    <w:p w:rsidR="00000000" w:rsidDel="00000000" w:rsidP="00000000" w:rsidRDefault="00000000" w:rsidRPr="00000000" w14:paraId="0000005F">
      <w:pPr>
        <w:rPr>
          <w:color w:val="0e101a"/>
          <w:sz w:val="24"/>
          <w:szCs w:val="24"/>
        </w:rPr>
      </w:pPr>
      <w:r w:rsidDel="00000000" w:rsidR="00000000" w:rsidRPr="00000000">
        <w:rPr>
          <w:color w:val="0e101a"/>
          <w:sz w:val="24"/>
          <w:szCs w:val="24"/>
          <w:rtl w:val="0"/>
        </w:rPr>
        <w:t xml:space="preserve">If you want to see the success of your business, now is the time to enhance your reputation with Google Reviews QR Codes, And with tools like QR Code Developer, watch your brand grow stronger with each glowing review!</w:t>
      </w:r>
    </w:p>
    <w:p w:rsidR="00000000" w:rsidDel="00000000" w:rsidP="00000000" w:rsidRDefault="00000000" w:rsidRPr="00000000" w14:paraId="00000060">
      <w:pPr>
        <w:rPr>
          <w:b w:val="1"/>
          <w:bCs w:val="1"/>
          <w:color w:val="0e101a"/>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navi Somvanshi" w:id="2" w:date="2025-02-11T00:31:03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Arnavi Somvanshi" w:id="0" w:date="2025-02-10T23:30:5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mean leads them?</w:t>
      </w:r>
    </w:p>
  </w:comment>
  <w:comment w:author="Arnavi Somvanshi" w:id="4" w:date="2025-02-11T00:32:43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w:t>
      </w:r>
    </w:p>
  </w:comment>
  <w:comment w:author="Arnavi Somvanshi" w:id="1" w:date="2025-02-10T23:36:13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Arnavi Somvanshi" w:id="3" w:date="2025-02-11T00:32:27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and where do you tap to customize QR?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www.qrcode-tiger.com/qr-code-statistics-2022-q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qrcode-tiger.com/qr-code-statistics-2022-q1" TargetMode="External"/><Relationship Id="rId8" Type="http://schemas.openxmlformats.org/officeDocument/2006/relationships/hyperlink" Target="https://www.qrcode-tiger.com/qr-code-statistics-2022-q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