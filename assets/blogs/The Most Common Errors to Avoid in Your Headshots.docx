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46"/>
          <w:szCs w:val="46"/>
        </w:rPr>
      </w:pPr>
      <w:bookmarkStart w:colFirst="0" w:colLast="0" w:name="_8b7s58nz026i" w:id="0"/>
      <w:bookmarkEnd w:id="0"/>
      <w:r w:rsidDel="00000000" w:rsidR="00000000" w:rsidRPr="00000000">
        <w:rPr>
          <w:rFonts w:ascii="Georgia" w:cs="Georgia" w:eastAsia="Georgia" w:hAnsi="Georgia"/>
          <w:sz w:val="46"/>
          <w:szCs w:val="46"/>
          <w:rtl w:val="0"/>
        </w:rPr>
        <w:t xml:space="preserve">The Most Common Errors to Avoid in Your Headshots</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this: You are prepping for your professional headshot that </w:t>
      </w:r>
      <w:ins w:author="Arnavi Somvanshi" w:id="0" w:date="2025-02-12T14:35:19Z">
        <w:r w:rsidDel="00000000" w:rsidR="00000000" w:rsidRPr="00000000">
          <w:rPr>
            <w:rFonts w:ascii="Georgia" w:cs="Georgia" w:eastAsia="Georgia" w:hAnsi="Georgia"/>
            <w:sz w:val="24"/>
            <w:szCs w:val="24"/>
            <w:rtl w:val="0"/>
            <w:rPrChange w:author="Arnavi Somvanshi" w:id="1" w:date="2025-02-12T14:35:19Z">
              <w:rPr>
                <w:rFonts w:ascii="Georgia" w:cs="Georgia" w:eastAsia="Georgia" w:hAnsi="Georgia"/>
                <w:sz w:val="24"/>
                <w:szCs w:val="24"/>
              </w:rPr>
            </w:rPrChange>
          </w:rPr>
          <w:t xml:space="preserve">will </w:t>
        </w:r>
        <w:del w:author="Arnavi Somvanshi" w:id="0" w:date="2025-02-12T14:35:19Z">
          <w:r w:rsidDel="00000000" w:rsidR="00000000" w:rsidRPr="00000000">
            <w:rPr>
              <w:rFonts w:ascii="Georgia" w:cs="Georgia" w:eastAsia="Georgia" w:hAnsi="Georgia"/>
              <w:sz w:val="24"/>
              <w:szCs w:val="24"/>
              <w:rtl w:val="0"/>
              <w:rPrChange w:author="Arnavi Somvanshi" w:id="1" w:date="2025-02-12T14:35:19Z">
                <w:rPr>
                  <w:rFonts w:ascii="Georgia" w:cs="Georgia" w:eastAsia="Georgia" w:hAnsi="Georgia"/>
                  <w:sz w:val="24"/>
                  <w:szCs w:val="24"/>
                </w:rPr>
              </w:rPrChange>
            </w:rPr>
            <w:delText xml:space="preserve"> </w:delText>
          </w:r>
        </w:del>
      </w:ins>
      <w:del w:author="Arnavi Somvanshi" w:id="0" w:date="2025-02-12T14:35:19Z">
        <w:r w:rsidDel="00000000" w:rsidR="00000000" w:rsidRPr="00000000">
          <w:rPr>
            <w:rFonts w:ascii="Georgia" w:cs="Georgia" w:eastAsia="Georgia" w:hAnsi="Georgia"/>
            <w:sz w:val="24"/>
            <w:szCs w:val="24"/>
            <w:rtl w:val="0"/>
            <w:rPrChange w:author="Arnavi Somvanshi" w:id="1" w:date="2025-02-12T14:35:19Z">
              <w:rPr>
                <w:rFonts w:ascii="Georgia" w:cs="Georgia" w:eastAsia="Georgia" w:hAnsi="Georgia"/>
                <w:sz w:val="24"/>
                <w:szCs w:val="24"/>
              </w:rPr>
            </w:rPrChange>
          </w:rPr>
          <w:delText xml:space="preserve">would</w:delText>
        </w:r>
        <w:r w:rsidDel="00000000" w:rsidR="00000000" w:rsidRPr="00000000">
          <w:rPr>
            <w:rFonts w:ascii="Georgia" w:cs="Georgia" w:eastAsia="Georgia" w:hAnsi="Georgia"/>
            <w:sz w:val="24"/>
            <w:szCs w:val="24"/>
            <w:rtl w:val="0"/>
          </w:rPr>
          <w:delText xml:space="preserve"> </w:delText>
        </w:r>
      </w:del>
      <w:r w:rsidDel="00000000" w:rsidR="00000000" w:rsidRPr="00000000">
        <w:rPr>
          <w:rFonts w:ascii="Georgia" w:cs="Georgia" w:eastAsia="Georgia" w:hAnsi="Georgia"/>
          <w:sz w:val="24"/>
          <w:szCs w:val="24"/>
          <w:rtl w:val="0"/>
        </w:rPr>
        <w:t xml:space="preserve">be on the cover of your Website, LinkedIn Profile</w:t>
      </w:r>
      <w:ins w:author="Arnavi Somvanshi" w:id="2" w:date="2025-02-12T14:35:16Z">
        <w:r w:rsidDel="00000000" w:rsidR="00000000" w:rsidRPr="00000000">
          <w:rPr>
            <w:rFonts w:ascii="Georgia" w:cs="Georgia" w:eastAsia="Georgia" w:hAnsi="Georgia"/>
            <w:sz w:val="24"/>
            <w:szCs w:val="24"/>
            <w:rtl w:val="0"/>
          </w:rPr>
          <w:t xml:space="preserve">,</w:t>
        </w:r>
      </w:ins>
      <w:r w:rsidDel="00000000" w:rsidR="00000000" w:rsidRPr="00000000">
        <w:rPr>
          <w:rFonts w:ascii="Georgia" w:cs="Georgia" w:eastAsia="Georgia" w:hAnsi="Georgia"/>
          <w:sz w:val="24"/>
          <w:szCs w:val="24"/>
          <w:rtl w:val="0"/>
        </w:rPr>
        <w:t xml:space="preserve"> and even your Business Cards. You’ve picked out the perfect outfit and nailed the expressions for your headshot. You are confident about the shoot</w:t>
      </w:r>
      <w:ins w:author="Arnavi Somvanshi" w:id="3" w:date="2025-02-12T14:35:11Z">
        <w:r w:rsidDel="00000000" w:rsidR="00000000" w:rsidRPr="00000000">
          <w:rPr>
            <w:rFonts w:ascii="Georgia" w:cs="Georgia" w:eastAsia="Georgia" w:hAnsi="Georgia"/>
            <w:sz w:val="24"/>
            <w:szCs w:val="24"/>
            <w:rtl w:val="0"/>
          </w:rPr>
          <w:t xml:space="preserve">,</w:t>
        </w:r>
      </w:ins>
      <w:r w:rsidDel="00000000" w:rsidR="00000000" w:rsidRPr="00000000">
        <w:rPr>
          <w:rFonts w:ascii="Georgia" w:cs="Georgia" w:eastAsia="Georgia" w:hAnsi="Georgia"/>
          <w:sz w:val="24"/>
          <w:szCs w:val="24"/>
          <w:rtl w:val="0"/>
        </w:rPr>
        <w:t xml:space="preserve"> but when you finally have a look at the photo, something feels off.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lighting is harsh, the background is distracting and the photo looks nothing like your personal brand. What you thought would’ve been perfect</w:t>
      </w:r>
      <w:del w:author="Arnavi Somvanshi" w:id="4" w:date="2025-02-12T14:35:03Z">
        <w:r w:rsidDel="00000000" w:rsidR="00000000" w:rsidRPr="00000000">
          <w:rPr>
            <w:rFonts w:ascii="Georgia" w:cs="Georgia" w:eastAsia="Georgia" w:hAnsi="Georgia"/>
            <w:sz w:val="24"/>
            <w:szCs w:val="24"/>
            <w:rtl w:val="0"/>
          </w:rPr>
          <w:delText xml:space="preserve">,</w:delText>
        </w:r>
      </w:del>
      <w:r w:rsidDel="00000000" w:rsidR="00000000" w:rsidRPr="00000000">
        <w:rPr>
          <w:rFonts w:ascii="Georgia" w:cs="Georgia" w:eastAsia="Georgia" w:hAnsi="Georgia"/>
          <w:sz w:val="24"/>
          <w:szCs w:val="24"/>
          <w:rtl w:val="0"/>
        </w:rPr>
        <w:t xml:space="preserve"> is now a disaster! Unfortunately, this is a common scenario that most of us face when it comes to clicking a professional headshot.</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said that first impressions always matter and this is true in the case of your headshot too! Your headshot is your gateway towards making a memorable first impression and establishing your personal brand.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blog, you’ll come across common mistakes that people make when clicking their headshots and how you can save yourself from avoiding them. </w:t>
      </w:r>
      <w:ins w:author="Arnavi Somvanshi" w:id="5" w:date="2025-02-12T14:35:00Z">
        <w:r w:rsidDel="00000000" w:rsidR="00000000" w:rsidRPr="00000000">
          <w:rPr>
            <w:rFonts w:ascii="Georgia" w:cs="Georgia" w:eastAsia="Georgia" w:hAnsi="Georgia"/>
            <w:sz w:val="24"/>
            <w:szCs w:val="24"/>
            <w:rtl w:val="0"/>
            <w:rPrChange w:author="Arnavi Somvanshi" w:id="6" w:date="2025-02-12T14:35:00Z">
              <w:rPr>
                <w:rFonts w:ascii="Georgia" w:cs="Georgia" w:eastAsia="Georgia" w:hAnsi="Georgia"/>
                <w:sz w:val="24"/>
                <w:szCs w:val="24"/>
              </w:rPr>
            </w:rPrChange>
          </w:rPr>
          <w:t xml:space="preserve">By</w:t>
        </w:r>
      </w:ins>
      <w:del w:author="Arnavi Somvanshi" w:id="5" w:date="2025-02-12T14:35:00Z">
        <w:r w:rsidDel="00000000" w:rsidR="00000000" w:rsidRPr="00000000">
          <w:rPr>
            <w:rFonts w:ascii="Georgia" w:cs="Georgia" w:eastAsia="Georgia" w:hAnsi="Georgia"/>
            <w:sz w:val="24"/>
            <w:szCs w:val="24"/>
            <w:rtl w:val="0"/>
            <w:rPrChange w:author="Arnavi Somvanshi" w:id="6" w:date="2025-02-12T14:35:00Z">
              <w:rPr>
                <w:rFonts w:ascii="Georgia" w:cs="Georgia" w:eastAsia="Georgia" w:hAnsi="Georgia"/>
                <w:sz w:val="24"/>
                <w:szCs w:val="24"/>
              </w:rPr>
            </w:rPrChange>
          </w:rPr>
          <w:delText xml:space="preserve">And by</w:delText>
        </w:r>
      </w:del>
      <w:r w:rsidDel="00000000" w:rsidR="00000000" w:rsidRPr="00000000">
        <w:rPr>
          <w:rFonts w:ascii="Georgia" w:cs="Georgia" w:eastAsia="Georgia" w:hAnsi="Georgia"/>
          <w:sz w:val="24"/>
          <w:szCs w:val="24"/>
          <w:rtl w:val="0"/>
        </w:rPr>
        <w:t xml:space="preserve"> the end of this blog, you’ll have access to a tool that can help you generate </w:t>
      </w:r>
      <w:hyperlink r:id="rId7">
        <w:r w:rsidDel="00000000" w:rsidR="00000000" w:rsidRPr="00000000">
          <w:rPr>
            <w:rFonts w:ascii="Georgia" w:cs="Georgia" w:eastAsia="Georgia" w:hAnsi="Georgia"/>
            <w:color w:val="1155cc"/>
            <w:sz w:val="24"/>
            <w:szCs w:val="24"/>
            <w:u w:val="single"/>
            <w:rtl w:val="0"/>
          </w:rPr>
          <w:t xml:space="preserve">headshots</w:t>
        </w:r>
      </w:hyperlink>
      <w:r w:rsidDel="00000000" w:rsidR="00000000" w:rsidRPr="00000000">
        <w:rPr>
          <w:rFonts w:ascii="Georgia" w:cs="Georgia" w:eastAsia="Georgia" w:hAnsi="Georgia"/>
          <w:sz w:val="24"/>
          <w:szCs w:val="24"/>
          <w:rtl w:val="0"/>
        </w:rPr>
        <w:t xml:space="preserve"> without worrying about making these mistakes. </w:t>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pStyle w:val="Heading1"/>
        <w:rPr>
          <w:rPrChange w:author="Arnavi Somvanshi" w:id="9" w:date="2025-02-12T14:37:17Z">
            <w:rPr>
              <w:rFonts w:ascii="Georgia" w:cs="Georgia" w:eastAsia="Georgia" w:hAnsi="Georgia"/>
            </w:rPr>
          </w:rPrChange>
        </w:rPr>
        <w:pPrChange w:author="Arnavi Somvanshi" w:id="0" w:date="2025-02-12T14:37:17Z">
          <w:pPr>
            <w:pStyle w:val="Heading1"/>
          </w:pPr>
        </w:pPrChange>
      </w:pPr>
      <w:bookmarkStart w:colFirst="0" w:colLast="0" w:name="_l74eehacer1d" w:id="1"/>
      <w:bookmarkEnd w:id="1"/>
      <w:del w:author="Arnavi Somvanshi" w:id="7" w:date="2025-02-12T14:34:52Z">
        <w:commentRangeStart w:id="0"/>
        <w:r w:rsidDel="00000000" w:rsidR="00000000" w:rsidRPr="00000000">
          <w:rPr>
            <w:rFonts w:ascii="Georgia" w:cs="Georgia" w:eastAsia="Georgia" w:hAnsi="Georgia"/>
            <w:rtl w:val="0"/>
          </w:rPr>
          <w:delText xml:space="preserve">Headshot</w:delText>
        </w:r>
        <w:r w:rsidDel="00000000" w:rsidR="00000000" w:rsidRPr="00000000">
          <w:rPr>
            <w:rFonts w:ascii="Georgia" w:cs="Georgia" w:eastAsia="Georgia" w:hAnsi="Georgia"/>
            <w:rtl w:val="0"/>
          </w:rPr>
          <w:delText xml:space="preserve">s</w:delText>
        </w:r>
        <w:r w:rsidDel="00000000" w:rsidR="00000000" w:rsidRPr="00000000">
          <w:rPr>
            <w:rFonts w:ascii="Georgia" w:cs="Georgia" w:eastAsia="Georgia" w:hAnsi="Georgia"/>
            <w:rtl w:val="0"/>
          </w:rPr>
          <w:delText xml:space="preserve"> Blunders that </w:delText>
        </w:r>
        <w:r w:rsidDel="00000000" w:rsidR="00000000" w:rsidRPr="00000000">
          <w:rPr>
            <w:rFonts w:ascii="Georgia" w:cs="Georgia" w:eastAsia="Georgia" w:hAnsi="Georgia"/>
            <w:rtl w:val="0"/>
            <w:rPrChange w:author="Arnavi Somvanshi" w:id="8" w:date="2025-02-12T14:34:52Z">
              <w:rPr>
                <w:rFonts w:ascii="Georgia" w:cs="Georgia" w:eastAsia="Georgia" w:hAnsi="Georgia"/>
              </w:rPr>
            </w:rPrChange>
          </w:rPr>
          <w:delText xml:space="preserve">can</w:delText>
        </w:r>
        <w:r w:rsidDel="00000000" w:rsidR="00000000" w:rsidRPr="00000000">
          <w:rPr>
            <w:rFonts w:ascii="Georgia" w:cs="Georgia" w:eastAsia="Georgia" w:hAnsi="Georgia"/>
            <w:rtl w:val="0"/>
          </w:rPr>
          <w:delText xml:space="preserve"> Ruin Your Professional Image </w:delText>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pStyle w:val="Heading2"/>
        <w:rPr>
          <w:rFonts w:ascii="Georgia" w:cs="Georgia" w:eastAsia="Georgia" w:hAnsi="Georgia"/>
        </w:rPr>
      </w:pPr>
      <w:bookmarkStart w:colFirst="0" w:colLast="0" w:name="_5m42ywga1xrs" w:id="2"/>
      <w:bookmarkEnd w:id="2"/>
      <w:r w:rsidDel="00000000" w:rsidR="00000000" w:rsidRPr="00000000">
        <w:rPr>
          <w:rFonts w:ascii="Georgia" w:cs="Georgia" w:eastAsia="Georgia" w:hAnsi="Georgia"/>
          <w:rtl w:val="0"/>
        </w:rPr>
        <w:t xml:space="preserve">The Role of Lighting</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Which one would you rather choose? A sunkissed photo or a photo taken at night where you are not visible at all? Your answer to this highlights the importance of good lighting in any photograph.</w:t>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Bad lighting can make your face and skin appear uneven and washed out. This can take away your charm and make you look unprofessional. </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other hand, a natural light may make your headshot look more flattering and appealing to the eyes. The key is to avoid direct overhead lighting to highlight your features without creating deep shadows. </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pStyle w:val="Heading2"/>
        <w:rPr>
          <w:rFonts w:ascii="Georgia" w:cs="Georgia" w:eastAsia="Georgia" w:hAnsi="Georgia"/>
        </w:rPr>
      </w:pPr>
      <w:bookmarkStart w:colFirst="0" w:colLast="0" w:name="_byq8dg87ayv" w:id="3"/>
      <w:bookmarkEnd w:id="3"/>
      <w:r w:rsidDel="00000000" w:rsidR="00000000" w:rsidRPr="00000000">
        <w:rPr>
          <w:rFonts w:ascii="Georgia" w:cs="Georgia" w:eastAsia="Georgia" w:hAnsi="Georgia"/>
          <w:rtl w:val="0"/>
        </w:rPr>
        <w:t xml:space="preserve">The Backdrop Elements</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clicking any picture</w:t>
      </w:r>
      <w:ins w:author="Arnavi Somvanshi" w:id="10" w:date="2025-02-12T14:35:36Z">
        <w:r w:rsidDel="00000000" w:rsidR="00000000" w:rsidRPr="00000000">
          <w:rPr>
            <w:rFonts w:ascii="Georgia" w:cs="Georgia" w:eastAsia="Georgia" w:hAnsi="Georgia"/>
            <w:sz w:val="24"/>
            <w:szCs w:val="24"/>
            <w:rtl w:val="0"/>
          </w:rPr>
          <w:t xml:space="preserve">,</w:t>
        </w:r>
      </w:ins>
      <w:r w:rsidDel="00000000" w:rsidR="00000000" w:rsidRPr="00000000">
        <w:rPr>
          <w:rFonts w:ascii="Georgia" w:cs="Georgia" w:eastAsia="Georgia" w:hAnsi="Georgia"/>
          <w:sz w:val="24"/>
          <w:szCs w:val="24"/>
          <w:rtl w:val="0"/>
        </w:rPr>
        <w:t xml:space="preserve"> we tend to focus on the background so that the full focus is on us rather than the background. This is the same in </w:t>
      </w:r>
      <w:ins w:author="Arnavi Somvanshi" w:id="11" w:date="2025-02-12T14:35:38Z">
        <w:r w:rsidDel="00000000" w:rsidR="00000000" w:rsidRPr="00000000">
          <w:rPr>
            <w:rFonts w:ascii="Georgia" w:cs="Georgia" w:eastAsia="Georgia" w:hAnsi="Georgia"/>
            <w:sz w:val="24"/>
            <w:szCs w:val="24"/>
            <w:rtl w:val="0"/>
            <w:rPrChange w:author="Arnavi Somvanshi" w:id="12" w:date="2025-02-12T14:35:38Z">
              <w:rPr>
                <w:rFonts w:ascii="Georgia" w:cs="Georgia" w:eastAsia="Georgia" w:hAnsi="Georgia"/>
                <w:sz w:val="24"/>
                <w:szCs w:val="24"/>
              </w:rPr>
            </w:rPrChange>
          </w:rPr>
          <w:t xml:space="preserve">the </w:t>
        </w:r>
      </w:ins>
      <w:r w:rsidDel="00000000" w:rsidR="00000000" w:rsidRPr="00000000">
        <w:rPr>
          <w:rFonts w:ascii="Georgia" w:cs="Georgia" w:eastAsia="Georgia" w:hAnsi="Georgia"/>
          <w:sz w:val="24"/>
          <w:szCs w:val="24"/>
          <w:rtl w:val="0"/>
        </w:rPr>
        <w:t xml:space="preserve">case of your professional headshot.</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background of your headshot can either make or break your overall image. Hence, always make sure that your background remains decluttered and doesn’t ruin the focus of your headshot. </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background should complement and not compete with your overall look so select a simple yet neutral background for your headshot. </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pStyle w:val="Heading2"/>
        <w:rPr>
          <w:rFonts w:ascii="Georgia" w:cs="Georgia" w:eastAsia="Georgia" w:hAnsi="Georgia"/>
        </w:rPr>
      </w:pPr>
      <w:bookmarkStart w:colFirst="0" w:colLast="0" w:name="_cyvslepsv7w" w:id="4"/>
      <w:bookmarkEnd w:id="4"/>
      <w:r w:rsidDel="00000000" w:rsidR="00000000" w:rsidRPr="00000000">
        <w:rPr>
          <w:rFonts w:ascii="Georgia" w:cs="Georgia" w:eastAsia="Georgia" w:hAnsi="Georgia"/>
          <w:rtl w:val="0"/>
        </w:rPr>
        <w:t xml:space="preserve">Facial Appearance</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facial expressions are the first noticeable part of your headshot. It plays its part by conveying who you are as a professional. </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have a smile on your face, it can display warmth and approachability whereas a stiff or </w:t>
      </w:r>
      <w:del w:author="Arnavi Somvanshi" w:id="13" w:date="2025-02-12T14:38:50Z">
        <w:r w:rsidDel="00000000" w:rsidR="00000000" w:rsidRPr="00000000">
          <w:rPr>
            <w:rFonts w:ascii="Georgia" w:cs="Georgia" w:eastAsia="Georgia" w:hAnsi="Georgia"/>
            <w:sz w:val="24"/>
            <w:szCs w:val="24"/>
            <w:rtl w:val="0"/>
          </w:rPr>
          <w:delText xml:space="preserve">an </w:delText>
        </w:r>
      </w:del>
      <w:r w:rsidDel="00000000" w:rsidR="00000000" w:rsidRPr="00000000">
        <w:rPr>
          <w:rFonts w:ascii="Georgia" w:cs="Georgia" w:eastAsia="Georgia" w:hAnsi="Georgia"/>
          <w:sz w:val="24"/>
          <w:szCs w:val="24"/>
          <w:rtl w:val="0"/>
        </w:rPr>
        <w:t xml:space="preserve">unnatural look can make you appear cold or unapproachable. </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make sure to aim for a relaxed look that reveals your overall demeanor. To nail that perfect expression, practice it in front of the mirror and take a few test shots before your actual headshot.</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pStyle w:val="Heading2"/>
        <w:rPr>
          <w:rFonts w:ascii="Georgia" w:cs="Georgia" w:eastAsia="Georgia" w:hAnsi="Georgia"/>
        </w:rPr>
      </w:pPr>
      <w:bookmarkStart w:colFirst="0" w:colLast="0" w:name="_pv8y6fyaivgr" w:id="5"/>
      <w:bookmarkEnd w:id="5"/>
      <w:r w:rsidDel="00000000" w:rsidR="00000000" w:rsidRPr="00000000">
        <w:rPr>
          <w:rFonts w:ascii="Georgia" w:cs="Georgia" w:eastAsia="Georgia" w:hAnsi="Georgia"/>
          <w:rtl w:val="0"/>
        </w:rPr>
        <w:t xml:space="preserve">Dress and Presentation</w:t>
      </w:r>
    </w:p>
    <w:p w:rsidR="00000000" w:rsidDel="00000000" w:rsidP="00000000" w:rsidRDefault="00000000" w:rsidRPr="00000000" w14:paraId="00000023">
      <w:pPr>
        <w:rPr>
          <w:rFonts w:ascii="Georgia" w:cs="Georgia" w:eastAsia="Georgia" w:hAnsi="Georgia"/>
          <w:sz w:val="24"/>
          <w:szCs w:val="24"/>
        </w:rPr>
      </w:pPr>
      <w:commentRangeStart w:id="1"/>
      <w:r w:rsidDel="00000000" w:rsidR="00000000" w:rsidRPr="00000000">
        <w:rPr>
          <w:rFonts w:ascii="Georgia" w:cs="Georgia" w:eastAsia="Georgia" w:hAnsi="Georgia"/>
          <w:sz w:val="24"/>
          <w:szCs w:val="24"/>
          <w:rtl w:val="0"/>
        </w:rPr>
        <w:t xml:space="preserve">Your </w:t>
      </w:r>
      <w:hyperlink r:id="rId8">
        <w:r w:rsidDel="00000000" w:rsidR="00000000" w:rsidRPr="00000000">
          <w:rPr>
            <w:rFonts w:ascii="Georgia" w:cs="Georgia" w:eastAsia="Georgia" w:hAnsi="Georgia"/>
            <w:color w:val="1155cc"/>
            <w:sz w:val="24"/>
            <w:szCs w:val="24"/>
            <w:u w:val="single"/>
            <w:rtl w:val="0"/>
          </w:rPr>
          <w:t xml:space="preserve">clothing</w:t>
        </w:r>
      </w:hyperlink>
      <w:r w:rsidDel="00000000" w:rsidR="00000000" w:rsidRPr="00000000">
        <w:rPr>
          <w:rFonts w:ascii="Georgia" w:cs="Georgia" w:eastAsia="Georgia" w:hAnsi="Georgia"/>
          <w:sz w:val="24"/>
          <w:szCs w:val="24"/>
          <w:rtl w:val="0"/>
        </w:rPr>
        <w:t xml:space="preserve"> speaks so much about you and your personality. Therefore, you need to dress appropriately for the occasion.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headshot would be displayed in so many places such as your website, resume or even your LinkedIn profile and you wouldn’t want to make a fool of yourself due to poor wardrobe choices.</w:t>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demonstrates the need to select your clothing much in advance to save yourself from all the blunders. Choose something from a simple color palette such as navy, grey or black and make sure it fits well with the background.</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ins w:author="Arnavi Somvanshi" w:id="14" w:date="2025-02-12T14:39:48Z"/>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Think about what your industry wears and dress accordingly. For example, you would suit up if you belong to a professional yet strict industry such as law or accounts whereas you would experiment with your styles if you belonged to a creative industry such as marketing. </w:t>
      </w:r>
      <w:ins w:author="Arnavi Somvanshi" w:id="14" w:date="2025-02-12T14:39:48Z">
        <w:r w:rsidDel="00000000" w:rsidR="00000000" w:rsidRPr="00000000">
          <w:rPr>
            <w:rtl w:val="0"/>
          </w:rPr>
        </w:r>
      </w:ins>
    </w:p>
    <w:p w:rsidR="00000000" w:rsidDel="00000000" w:rsidP="00000000" w:rsidRDefault="00000000" w:rsidRPr="00000000" w14:paraId="0000002A">
      <w:pPr>
        <w:rPr>
          <w:ins w:author="Arnavi Somvanshi" w:id="14" w:date="2025-02-12T14:39:48Z"/>
          <w:rFonts w:ascii="Georgia" w:cs="Georgia" w:eastAsia="Georgia" w:hAnsi="Georgia"/>
          <w:sz w:val="24"/>
          <w:szCs w:val="24"/>
        </w:rPr>
      </w:pPr>
      <w:ins w:author="Arnavi Somvanshi" w:id="14" w:date="2025-02-12T14:39:48Z">
        <w:r w:rsidDel="00000000" w:rsidR="00000000" w:rsidRPr="00000000">
          <w:rPr>
            <w:rtl w:val="0"/>
          </w:rPr>
        </w:r>
      </w:ins>
    </w:p>
    <w:p w:rsidR="00000000" w:rsidDel="00000000" w:rsidP="00000000" w:rsidRDefault="00000000" w:rsidRPr="00000000" w14:paraId="0000002B">
      <w:pPr>
        <w:rPr>
          <w:rFonts w:ascii="Georgia" w:cs="Georgia" w:eastAsia="Georgia" w:hAnsi="Georgia"/>
          <w:sz w:val="24"/>
          <w:szCs w:val="24"/>
        </w:rPr>
      </w:pPr>
      <w:ins w:author="Arnavi Somvanshi" w:id="14" w:date="2025-02-12T14:39:48Z">
        <w:r w:rsidDel="00000000" w:rsidR="00000000" w:rsidRPr="00000000">
          <w:rPr>
            <w:rFonts w:ascii="Georgia" w:cs="Georgia" w:eastAsia="Georgia" w:hAnsi="Georgia"/>
            <w:sz w:val="24"/>
            <w:szCs w:val="24"/>
            <w:rtl w:val="0"/>
          </w:rPr>
          <w:t xml:space="preserve">Click here to learn more on how to choose your perfect headshot outfit</w:t>
        </w:r>
      </w:ins>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pStyle w:val="Heading2"/>
        <w:rPr>
          <w:rFonts w:ascii="Georgia" w:cs="Georgia" w:eastAsia="Georgia" w:hAnsi="Georgia"/>
        </w:rPr>
      </w:pPr>
      <w:bookmarkStart w:colFirst="0" w:colLast="0" w:name="_5kl4ji1jnimf" w:id="6"/>
      <w:bookmarkEnd w:id="6"/>
      <w:r w:rsidDel="00000000" w:rsidR="00000000" w:rsidRPr="00000000">
        <w:rPr>
          <w:rFonts w:ascii="Georgia" w:cs="Georgia" w:eastAsia="Georgia" w:hAnsi="Georgia"/>
          <w:rtl w:val="0"/>
        </w:rPr>
        <w:t xml:space="preserve">Body Language</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Standing straight reflects confidence and you should not forget to follow this practice for your headshot. Slouching or stiffening your body can ruin your look for your headshot.</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don’t want to look unprofessional, make sure to practice standing straight at all times. Avoid slouching and relax your shoulders.</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Body language speaks volumes and depicts how confident you are and a good </w:t>
      </w:r>
      <w:hyperlink r:id="rId9">
        <w:r w:rsidDel="00000000" w:rsidR="00000000" w:rsidRPr="00000000">
          <w:rPr>
            <w:rFonts w:ascii="Georgia" w:cs="Georgia" w:eastAsia="Georgia" w:hAnsi="Georgia"/>
            <w:color w:val="1155cc"/>
            <w:sz w:val="24"/>
            <w:szCs w:val="24"/>
            <w:u w:val="single"/>
            <w:rtl w:val="0"/>
          </w:rPr>
          <w:t xml:space="preserve">posture </w:t>
        </w:r>
      </w:hyperlink>
      <w:r w:rsidDel="00000000" w:rsidR="00000000" w:rsidRPr="00000000">
        <w:rPr>
          <w:rFonts w:ascii="Georgia" w:cs="Georgia" w:eastAsia="Georgia" w:hAnsi="Georgia"/>
          <w:sz w:val="24"/>
          <w:szCs w:val="24"/>
          <w:rtl w:val="0"/>
        </w:rPr>
        <w:t xml:space="preserve">will help you to avoid looking tense and unnatural for your headshot photoshoot.</w:t>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pStyle w:val="Heading2"/>
        <w:rPr>
          <w:rFonts w:ascii="Georgia" w:cs="Georgia" w:eastAsia="Georgia" w:hAnsi="Georgia"/>
        </w:rPr>
      </w:pPr>
      <w:bookmarkStart w:colFirst="0" w:colLast="0" w:name="_gaehpfvees1v" w:id="7"/>
      <w:bookmarkEnd w:id="7"/>
      <w:r w:rsidDel="00000000" w:rsidR="00000000" w:rsidRPr="00000000">
        <w:rPr>
          <w:rFonts w:ascii="Georgia" w:cs="Georgia" w:eastAsia="Georgia" w:hAnsi="Georgia"/>
          <w:rtl w:val="0"/>
        </w:rPr>
        <w:t xml:space="preserve">Headshot Refining</w:t>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that we have had a look at all the physical aspects, it's time to consider the digital aspects too! Technology has advanced and your headshot isn’t a stranger to it. </w:t>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Editing a headshot to correct some flaws is common but it becomes a problem if you overdo it. Excessive retouching can make the headshot look unrealistic and photoshopped.</w:t>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might hinder your professionalism in a world where authenticity matters. Hence, aim for fewer edits as much as possible. </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pStyle w:val="Heading2"/>
        <w:rPr>
          <w:rFonts w:ascii="Georgia" w:cs="Georgia" w:eastAsia="Georgia" w:hAnsi="Georgia"/>
        </w:rPr>
      </w:pPr>
      <w:bookmarkStart w:colFirst="0" w:colLast="0" w:name="_gmk06bi1qnzd" w:id="8"/>
      <w:bookmarkEnd w:id="8"/>
      <w:r w:rsidDel="00000000" w:rsidR="00000000" w:rsidRPr="00000000">
        <w:rPr>
          <w:rFonts w:ascii="Georgia" w:cs="Georgia" w:eastAsia="Georgia" w:hAnsi="Georgia"/>
          <w:rtl w:val="0"/>
        </w:rPr>
        <w:t xml:space="preserve">Badly Framed and Cropped Headshots</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digital aspect that you must consider is the cropping of your headshot. Poor cropping might leave off some parts of your face and your body, making the photo look incomplete. </w:t>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Cropping too closely to the face might give off an awkward look whereas cropping too wide would shift the focus from your face to the background. </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editing your headshot, make sure to keep your face positioned at the centre along with your head and shoulders in the frame completely. Leave just a little bit of space above the head so as to not drift the focus away. </w:t>
      </w:r>
    </w:p>
    <w:p w:rsidR="00000000" w:rsidDel="00000000" w:rsidP="00000000" w:rsidRDefault="00000000" w:rsidRPr="00000000" w14:paraId="00000041">
      <w:pPr>
        <w:pStyle w:val="Heading2"/>
        <w:rPr>
          <w:rFonts w:ascii="Georgia" w:cs="Georgia" w:eastAsia="Georgia" w:hAnsi="Georgia"/>
        </w:rPr>
      </w:pPr>
      <w:bookmarkStart w:colFirst="0" w:colLast="0" w:name="_2pe7cxfboo5h" w:id="9"/>
      <w:bookmarkEnd w:id="9"/>
      <w:r w:rsidDel="00000000" w:rsidR="00000000" w:rsidRPr="00000000">
        <w:rPr>
          <w:rtl w:val="0"/>
        </w:rPr>
      </w:r>
    </w:p>
    <w:p w:rsidR="00000000" w:rsidDel="00000000" w:rsidP="00000000" w:rsidRDefault="00000000" w:rsidRPr="00000000" w14:paraId="00000042">
      <w:pPr>
        <w:pStyle w:val="Heading2"/>
        <w:rPr>
          <w:rFonts w:ascii="Georgia" w:cs="Georgia" w:eastAsia="Georgia" w:hAnsi="Georgia"/>
        </w:rPr>
      </w:pPr>
      <w:bookmarkStart w:colFirst="0" w:colLast="0" w:name="_8fdi5cfr56ur" w:id="10"/>
      <w:bookmarkEnd w:id="10"/>
      <w:r w:rsidDel="00000000" w:rsidR="00000000" w:rsidRPr="00000000">
        <w:rPr>
          <w:rFonts w:ascii="Georgia" w:cs="Georgia" w:eastAsia="Georgia" w:hAnsi="Georgia"/>
          <w:rtl w:val="0"/>
        </w:rPr>
        <w:t xml:space="preserve">Outdated Photo</w:t>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headshot that you used years ago when you were just starting out on your career wouldn’t be a wise choice for your </w:t>
      </w:r>
      <w:hyperlink r:id="rId10">
        <w:r w:rsidDel="00000000" w:rsidR="00000000" w:rsidRPr="00000000">
          <w:rPr>
            <w:rFonts w:ascii="Georgia" w:cs="Georgia" w:eastAsia="Georgia" w:hAnsi="Georgia"/>
            <w:color w:val="1155cc"/>
            <w:sz w:val="24"/>
            <w:szCs w:val="24"/>
            <w:u w:val="single"/>
            <w:rtl w:val="0"/>
          </w:rPr>
          <w:t xml:space="preserve">personal branding</w:t>
        </w:r>
      </w:hyperlink>
      <w:r w:rsidDel="00000000" w:rsidR="00000000" w:rsidRPr="00000000">
        <w:rPr>
          <w:rFonts w:ascii="Georgia" w:cs="Georgia" w:eastAsia="Georgia" w:hAnsi="Georgia"/>
          <w:sz w:val="24"/>
          <w:szCs w:val="24"/>
          <w:rtl w:val="0"/>
        </w:rPr>
        <w:t xml:space="preserve">. As seen above, authenticity is valued in this age and hence stick to your recent headshot.</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if your appearance has changed due to factors like aging, weight gain or perhaps change of styling, don’t shy away from it.</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Embracing these changes and including them in your headshot will demonstrate your confidence in your looks and make your headshot look authentic. </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pStyle w:val="Heading1"/>
        <w:rPr>
          <w:rFonts w:ascii="Georgia" w:cs="Georgia" w:eastAsia="Georgia" w:hAnsi="Georgia"/>
        </w:rPr>
      </w:pPr>
      <w:bookmarkStart w:colFirst="0" w:colLast="0" w:name="_kd658s23x498" w:id="11"/>
      <w:bookmarkEnd w:id="11"/>
      <w:r w:rsidDel="00000000" w:rsidR="00000000" w:rsidRPr="00000000">
        <w:rPr>
          <w:rFonts w:ascii="Georgia" w:cs="Georgia" w:eastAsia="Georgia" w:hAnsi="Georgia"/>
          <w:rtl w:val="0"/>
        </w:rPr>
        <w:t xml:space="preserve">JustHeadshots AI - The Key to Avoid Mistakes</w:t>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comes the solution to all the above mistakes, </w:t>
      </w:r>
      <w:hyperlink r:id="rId11">
        <w:r w:rsidDel="00000000" w:rsidR="00000000" w:rsidRPr="00000000">
          <w:rPr>
            <w:rFonts w:ascii="Georgia" w:cs="Georgia" w:eastAsia="Georgia" w:hAnsi="Georgia"/>
            <w:color w:val="1155cc"/>
            <w:sz w:val="24"/>
            <w:szCs w:val="24"/>
            <w:u w:val="single"/>
            <w:rtl w:val="0"/>
          </w:rPr>
          <w:t xml:space="preserve">JustHeadshots AI</w:t>
        </w:r>
      </w:hyperlink>
      <w:r w:rsidDel="00000000" w:rsidR="00000000" w:rsidRPr="00000000">
        <w:rPr>
          <w:rFonts w:ascii="Georgia" w:cs="Georgia" w:eastAsia="Georgia" w:hAnsi="Georgia"/>
          <w:sz w:val="24"/>
          <w:szCs w:val="24"/>
          <w:rtl w:val="0"/>
        </w:rPr>
        <w:t xml:space="preserve">. This is your friendly tool that gives you access to AI generated headshots that takes care of everything from lighting to the background elements.</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you have to do is upload a few straight face images of yourself to the JustHeadshots AI website and select the attire and background you like. Right after that, premium quality headshots will be generated in the minimum amount of time.</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a great tool for you whether you are just starting out in your career or have been in the industry for years. With JustHeadshots AI, build your personal brand with your professional headshot without any worries!</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pStyle w:val="Heading1"/>
        <w:rPr>
          <w:rFonts w:ascii="Georgia" w:cs="Georgia" w:eastAsia="Georgia" w:hAnsi="Georgia"/>
        </w:rPr>
      </w:pPr>
      <w:bookmarkStart w:colFirst="0" w:colLast="0" w:name="_h83sc6ewelfm" w:id="12"/>
      <w:bookmarkEnd w:id="12"/>
      <w:r w:rsidDel="00000000" w:rsidR="00000000" w:rsidRPr="00000000">
        <w:rPr>
          <w:rFonts w:ascii="Georgia" w:cs="Georgia" w:eastAsia="Georgia" w:hAnsi="Georgia"/>
          <w:rtl w:val="0"/>
        </w:rPr>
        <w:t xml:space="preserve">Conclusion</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headshot should not solely focus on you looking good, rather it should be able to display authenticity and professionalism. Avoiding these common mistakes would help you stand out from the crowd and establish your professional brand. </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with tools like </w:t>
      </w:r>
      <w:hyperlink r:id="rId12">
        <w:r w:rsidDel="00000000" w:rsidR="00000000" w:rsidRPr="00000000">
          <w:rPr>
            <w:rFonts w:ascii="Georgia" w:cs="Georgia" w:eastAsia="Georgia" w:hAnsi="Georgia"/>
            <w:color w:val="1155cc"/>
            <w:sz w:val="24"/>
            <w:szCs w:val="24"/>
            <w:u w:val="single"/>
            <w:rtl w:val="0"/>
          </w:rPr>
          <w:t xml:space="preserve">JustHeadshots AI</w:t>
        </w:r>
      </w:hyperlink>
      <w:r w:rsidDel="00000000" w:rsidR="00000000" w:rsidRPr="00000000">
        <w:rPr>
          <w:rFonts w:ascii="Georgia" w:cs="Georgia" w:eastAsia="Georgia" w:hAnsi="Georgia"/>
          <w:sz w:val="24"/>
          <w:szCs w:val="24"/>
          <w:rtl w:val="0"/>
        </w:rPr>
        <w:t xml:space="preserve">, you can generate a polished headshot in no time! For a newbie or a person with years of experience, this tool can replace any other way of generating perfectly crafted headshots with minimum effort. </w:t>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navi Somvanshi" w:id="0" w:date="2025-02-12T14:36:4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the same as the main heading.</w:t>
      </w:r>
    </w:p>
  </w:comment>
  <w:comment w:author="Arnavi Somvanshi" w:id="1" w:date="2025-02-12T14:42:4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link does not blend well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justheadshots.ai/" TargetMode="External"/><Relationship Id="rId10" Type="http://schemas.openxmlformats.org/officeDocument/2006/relationships/hyperlink" Target="https://justheadshots.ai/blog/how-to-generate-ai-headshots" TargetMode="External"/><Relationship Id="rId12" Type="http://schemas.openxmlformats.org/officeDocument/2006/relationships/hyperlink" Target="https://justheadshots.ai/" TargetMode="External"/><Relationship Id="rId9" Type="http://schemas.openxmlformats.org/officeDocument/2006/relationships/hyperlink" Target="https://justheadshots.ai/blog/how-to-pose-for-a-headsho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justheadshots.ai/blog/how-to-get-a-perfect-professional-headshot" TargetMode="External"/><Relationship Id="rId8" Type="http://schemas.openxmlformats.org/officeDocument/2006/relationships/hyperlink" Target="https://justheadshots.ai/blog/what-to-wear-for-acting-headsh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